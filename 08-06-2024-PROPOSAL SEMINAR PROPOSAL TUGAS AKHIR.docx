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5DBE35" w14:textId="77777777" w:rsidR="00A305C3" w:rsidRPr="00295394" w:rsidRDefault="00A305C3" w:rsidP="00A305C3">
      <w:pPr>
        <w:spacing w:line="360" w:lineRule="auto"/>
        <w:jc w:val="center"/>
        <w:rPr>
          <w:b/>
          <w:noProof/>
          <w:lang w:val="id-ID"/>
        </w:rPr>
      </w:pPr>
      <w:r w:rsidRPr="00295394">
        <w:rPr>
          <w:b/>
          <w:noProof/>
          <w:lang w:val="id-ID"/>
        </w:rPr>
        <w:t>PROPOSAL TUGAS AKHIR</w:t>
      </w:r>
    </w:p>
    <w:p w14:paraId="1456CA0D" w14:textId="77777777" w:rsidR="00A305C3" w:rsidRPr="00295394" w:rsidRDefault="00A305C3" w:rsidP="00A305C3">
      <w:pPr>
        <w:spacing w:line="360" w:lineRule="auto"/>
        <w:jc w:val="center"/>
        <w:rPr>
          <w:b/>
          <w:noProof/>
          <w:lang w:val="id-ID"/>
        </w:rPr>
      </w:pPr>
    </w:p>
    <w:p w14:paraId="6092238C" w14:textId="77777777" w:rsidR="00A305C3" w:rsidRPr="00295394" w:rsidRDefault="00A305C3" w:rsidP="00A305C3">
      <w:pPr>
        <w:spacing w:line="360" w:lineRule="auto"/>
        <w:jc w:val="center"/>
        <w:rPr>
          <w:b/>
          <w:noProof/>
          <w:lang w:val="id-ID"/>
        </w:rPr>
      </w:pPr>
    </w:p>
    <w:p w14:paraId="616A8EFE" w14:textId="77777777" w:rsidR="00A305C3" w:rsidRPr="00295394" w:rsidRDefault="00A305C3" w:rsidP="00A305C3">
      <w:pPr>
        <w:spacing w:line="360" w:lineRule="auto"/>
        <w:jc w:val="center"/>
        <w:rPr>
          <w:noProof/>
          <w:lang w:val="id-ID"/>
        </w:rPr>
      </w:pPr>
      <w:r w:rsidRPr="00295394">
        <w:rPr>
          <w:b/>
          <w:noProof/>
          <w:lang w:val="id-ID"/>
        </w:rPr>
        <w:drawing>
          <wp:inline distT="0" distB="0" distL="0" distR="0" wp14:anchorId="23B197DC" wp14:editId="6F1B8F76">
            <wp:extent cx="1440000" cy="1440000"/>
            <wp:effectExtent l="0" t="0" r="8255" b="8255"/>
            <wp:docPr id="2" name="Picture 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4FFC9E02" w14:textId="77777777" w:rsidR="00A305C3" w:rsidRPr="00295394" w:rsidRDefault="00A305C3" w:rsidP="00A305C3">
      <w:pPr>
        <w:spacing w:line="360" w:lineRule="auto"/>
        <w:jc w:val="center"/>
        <w:rPr>
          <w:b/>
          <w:noProof/>
          <w:lang w:val="id-ID"/>
        </w:rPr>
      </w:pPr>
    </w:p>
    <w:p w14:paraId="2946969C" w14:textId="77777777" w:rsidR="00A305C3" w:rsidRPr="00295394" w:rsidRDefault="00A305C3" w:rsidP="00A305C3">
      <w:pPr>
        <w:spacing w:line="360" w:lineRule="auto"/>
        <w:jc w:val="center"/>
        <w:rPr>
          <w:b/>
          <w:noProof/>
          <w:lang w:val="id-ID"/>
        </w:rPr>
      </w:pPr>
    </w:p>
    <w:p w14:paraId="140C9705" w14:textId="77777777" w:rsidR="00A305C3" w:rsidRPr="00295394" w:rsidRDefault="00A305C3" w:rsidP="00A305C3">
      <w:pPr>
        <w:spacing w:line="360" w:lineRule="auto"/>
        <w:jc w:val="center"/>
        <w:rPr>
          <w:b/>
          <w:noProof/>
          <w:lang w:val="id-ID"/>
        </w:rPr>
      </w:pPr>
    </w:p>
    <w:p w14:paraId="420A6512" w14:textId="77777777" w:rsidR="00A305C3" w:rsidRPr="00295394" w:rsidRDefault="00A305C3" w:rsidP="00A305C3">
      <w:pPr>
        <w:spacing w:line="360" w:lineRule="auto"/>
        <w:jc w:val="center"/>
        <w:rPr>
          <w:b/>
          <w:noProof/>
          <w:lang w:val="id-ID"/>
        </w:rPr>
      </w:pPr>
    </w:p>
    <w:p w14:paraId="23D43D9B" w14:textId="77777777" w:rsidR="00A305C3" w:rsidRPr="00295394" w:rsidRDefault="00A305C3" w:rsidP="00A305C3">
      <w:pPr>
        <w:spacing w:line="360" w:lineRule="auto"/>
        <w:jc w:val="center"/>
        <w:rPr>
          <w:b/>
          <w:noProof/>
          <w:lang w:val="id-ID"/>
        </w:rPr>
      </w:pPr>
    </w:p>
    <w:p w14:paraId="204C2386" w14:textId="77777777" w:rsidR="00A305C3" w:rsidRPr="00295394" w:rsidRDefault="00A305C3" w:rsidP="00A305C3">
      <w:pPr>
        <w:spacing w:line="360" w:lineRule="auto"/>
        <w:jc w:val="center"/>
        <w:rPr>
          <w:b/>
          <w:noProof/>
          <w:lang w:val="id-ID"/>
        </w:rPr>
      </w:pPr>
    </w:p>
    <w:p w14:paraId="23FB98B5" w14:textId="77777777" w:rsidR="00A305C3" w:rsidRPr="00295394" w:rsidRDefault="00A305C3" w:rsidP="00A305C3">
      <w:pPr>
        <w:spacing w:line="360" w:lineRule="auto"/>
        <w:rPr>
          <w:b/>
          <w:noProof/>
          <w:lang w:val="id-ID"/>
        </w:rPr>
      </w:pPr>
    </w:p>
    <w:p w14:paraId="56414440" w14:textId="4EFD9CAA" w:rsidR="003A49C2" w:rsidRPr="00295394" w:rsidRDefault="0010786E" w:rsidP="003A49C2">
      <w:pPr>
        <w:spacing w:line="360" w:lineRule="auto"/>
        <w:jc w:val="center"/>
        <w:rPr>
          <w:b/>
          <w:noProof/>
          <w:lang w:val="id-ID"/>
        </w:rPr>
      </w:pPr>
      <w:r w:rsidRPr="00C749BF">
        <w:rPr>
          <w:b/>
          <w:noProof/>
          <w:color w:val="000000" w:themeColor="text1"/>
          <w:sz w:val="28"/>
          <w:szCs w:val="28"/>
          <w:lang w:val="id-ID"/>
        </w:rPr>
        <w:t xml:space="preserve">PEMILAH </w:t>
      </w:r>
      <w:r w:rsidRPr="00295394">
        <w:rPr>
          <w:b/>
          <w:noProof/>
          <w:sz w:val="28"/>
          <w:szCs w:val="28"/>
          <w:lang w:val="id-ID"/>
        </w:rPr>
        <w:t>TO</w:t>
      </w:r>
      <w:r w:rsidR="00A305C3" w:rsidRPr="00295394">
        <w:rPr>
          <w:b/>
          <w:noProof/>
          <w:sz w:val="28"/>
          <w:szCs w:val="28"/>
          <w:lang w:val="id-ID"/>
        </w:rPr>
        <w:t xml:space="preserve">MAT </w:t>
      </w:r>
      <w:r w:rsidR="003A49C2" w:rsidRPr="00295394">
        <w:rPr>
          <w:b/>
          <w:noProof/>
          <w:sz w:val="28"/>
          <w:szCs w:val="28"/>
          <w:lang w:val="id-ID"/>
        </w:rPr>
        <w:t>DENGAN</w:t>
      </w:r>
      <w:r w:rsidR="00A305C3" w:rsidRPr="00295394">
        <w:rPr>
          <w:b/>
          <w:noProof/>
          <w:sz w:val="28"/>
          <w:szCs w:val="28"/>
          <w:lang w:val="id-ID"/>
        </w:rPr>
        <w:t xml:space="preserve"> </w:t>
      </w:r>
      <w:r w:rsidR="003A49C2" w:rsidRPr="00AE312B">
        <w:rPr>
          <w:b/>
          <w:i/>
          <w:iCs/>
          <w:noProof/>
          <w:sz w:val="28"/>
          <w:szCs w:val="28"/>
          <w:lang w:val="id-ID"/>
        </w:rPr>
        <w:t>DOBOT MAGICIAN</w:t>
      </w:r>
    </w:p>
    <w:p w14:paraId="061E271B" w14:textId="5DEDBE66" w:rsidR="00A305C3" w:rsidRPr="00AE312B" w:rsidRDefault="00A305C3" w:rsidP="00A305C3">
      <w:pPr>
        <w:spacing w:line="360" w:lineRule="auto"/>
        <w:jc w:val="center"/>
        <w:rPr>
          <w:b/>
          <w:i/>
          <w:iCs/>
          <w:noProof/>
          <w:lang w:val="id-ID"/>
        </w:rPr>
      </w:pPr>
      <w:r w:rsidRPr="00295394">
        <w:rPr>
          <w:b/>
          <w:noProof/>
          <w:sz w:val="28"/>
          <w:szCs w:val="28"/>
          <w:lang w:val="id-ID"/>
        </w:rPr>
        <w:t xml:space="preserve">MENGGUNAKAN </w:t>
      </w:r>
      <w:r w:rsidR="003A49C2" w:rsidRPr="00295394">
        <w:rPr>
          <w:b/>
          <w:noProof/>
          <w:sz w:val="28"/>
          <w:szCs w:val="28"/>
          <w:lang w:val="id-ID"/>
        </w:rPr>
        <w:t>ARSITEKTUR</w:t>
      </w:r>
      <w:r w:rsidRPr="00295394">
        <w:rPr>
          <w:b/>
          <w:noProof/>
          <w:sz w:val="28"/>
          <w:szCs w:val="28"/>
          <w:lang w:val="id-ID"/>
        </w:rPr>
        <w:t xml:space="preserve"> </w:t>
      </w:r>
      <w:r w:rsidR="003A49C2" w:rsidRPr="00AE312B">
        <w:rPr>
          <w:b/>
          <w:i/>
          <w:iCs/>
          <w:noProof/>
          <w:sz w:val="28"/>
          <w:szCs w:val="28"/>
          <w:lang w:val="id-ID"/>
        </w:rPr>
        <w:t xml:space="preserve">CONVOLUTION </w:t>
      </w:r>
      <w:r w:rsidR="001E7F9F" w:rsidRPr="00AE312B">
        <w:rPr>
          <w:b/>
          <w:i/>
          <w:iCs/>
          <w:noProof/>
          <w:sz w:val="28"/>
          <w:szCs w:val="28"/>
          <w:lang w:val="id-ID"/>
        </w:rPr>
        <w:t xml:space="preserve">NEURAL </w:t>
      </w:r>
      <w:r w:rsidR="003A49C2" w:rsidRPr="00AE312B">
        <w:rPr>
          <w:b/>
          <w:i/>
          <w:iCs/>
          <w:noProof/>
          <w:sz w:val="28"/>
          <w:szCs w:val="28"/>
          <w:lang w:val="id-ID"/>
        </w:rPr>
        <w:t>NETWORK</w:t>
      </w:r>
    </w:p>
    <w:p w14:paraId="4DCEF7FF" w14:textId="77777777" w:rsidR="00A305C3" w:rsidRPr="00295394" w:rsidRDefault="00A305C3" w:rsidP="00A305C3">
      <w:pPr>
        <w:spacing w:line="360" w:lineRule="auto"/>
        <w:jc w:val="center"/>
        <w:rPr>
          <w:noProof/>
          <w:lang w:val="id-ID"/>
        </w:rPr>
      </w:pPr>
    </w:p>
    <w:p w14:paraId="180CCC87" w14:textId="2AA91010" w:rsidR="00A305C3" w:rsidRPr="00295394" w:rsidRDefault="00A305C3" w:rsidP="00A305C3">
      <w:pPr>
        <w:spacing w:line="360" w:lineRule="auto"/>
        <w:jc w:val="center"/>
        <w:rPr>
          <w:b/>
          <w:bCs/>
          <w:noProof/>
          <w:lang w:val="id-ID"/>
        </w:rPr>
      </w:pPr>
      <w:r w:rsidRPr="00295394">
        <w:rPr>
          <w:b/>
          <w:bCs/>
          <w:noProof/>
          <w:lang w:val="id-ID"/>
        </w:rPr>
        <w:t>PENGUSUL</w:t>
      </w:r>
    </w:p>
    <w:p w14:paraId="3E0F172F" w14:textId="77777777" w:rsidR="00A305C3" w:rsidRPr="00295394" w:rsidRDefault="00A305C3" w:rsidP="00A305C3">
      <w:pPr>
        <w:spacing w:line="360" w:lineRule="auto"/>
        <w:jc w:val="center"/>
        <w:rPr>
          <w:b/>
          <w:bCs/>
          <w:noProof/>
          <w:lang w:val="id-ID"/>
        </w:rPr>
      </w:pPr>
    </w:p>
    <w:p w14:paraId="63F92C21" w14:textId="77777777" w:rsidR="00A305C3" w:rsidRPr="00295394" w:rsidRDefault="00A305C3" w:rsidP="00FB23D5">
      <w:pPr>
        <w:spacing w:line="360" w:lineRule="auto"/>
        <w:rPr>
          <w:b/>
          <w:bCs/>
          <w:noProof/>
          <w:lang w:val="id-ID"/>
        </w:rPr>
      </w:pPr>
      <w:r w:rsidRPr="00295394">
        <w:rPr>
          <w:b/>
          <w:bCs/>
          <w:noProof/>
          <w:lang w:val="id-ID"/>
        </w:rPr>
        <w:tab/>
        <w:t xml:space="preserve">DONIZETTA DAFFA AQILLA HARLEY </w:t>
      </w:r>
      <w:r w:rsidRPr="00295394">
        <w:rPr>
          <w:b/>
          <w:bCs/>
          <w:noProof/>
          <w:lang w:val="id-ID"/>
        </w:rPr>
        <w:tab/>
      </w:r>
      <w:r w:rsidRPr="00295394">
        <w:rPr>
          <w:b/>
          <w:bCs/>
          <w:noProof/>
          <w:lang w:val="id-ID"/>
        </w:rPr>
        <w:tab/>
        <w:t>2003431024</w:t>
      </w:r>
    </w:p>
    <w:p w14:paraId="691EE7D2" w14:textId="77777777" w:rsidR="00A305C3" w:rsidRPr="00295394" w:rsidRDefault="00A305C3" w:rsidP="00A305C3">
      <w:pPr>
        <w:spacing w:line="360" w:lineRule="auto"/>
        <w:jc w:val="center"/>
        <w:rPr>
          <w:noProof/>
          <w:lang w:val="id-ID"/>
        </w:rPr>
      </w:pPr>
    </w:p>
    <w:p w14:paraId="61B04A77" w14:textId="77777777" w:rsidR="00A305C3" w:rsidRPr="00295394" w:rsidRDefault="00A305C3" w:rsidP="00A305C3">
      <w:pPr>
        <w:spacing w:line="360" w:lineRule="auto"/>
        <w:jc w:val="center"/>
        <w:rPr>
          <w:noProof/>
          <w:lang w:val="id-ID"/>
        </w:rPr>
      </w:pPr>
    </w:p>
    <w:p w14:paraId="43ACA329" w14:textId="77777777" w:rsidR="00FB23D5" w:rsidRPr="00295394" w:rsidRDefault="00FB23D5" w:rsidP="00A305C3">
      <w:pPr>
        <w:spacing w:line="360" w:lineRule="auto"/>
        <w:jc w:val="center"/>
        <w:rPr>
          <w:noProof/>
          <w:lang w:val="id-ID"/>
        </w:rPr>
      </w:pPr>
    </w:p>
    <w:p w14:paraId="78D9A59E" w14:textId="77777777" w:rsidR="00FB23D5" w:rsidRPr="00295394" w:rsidRDefault="00FB23D5" w:rsidP="00A305C3">
      <w:pPr>
        <w:spacing w:line="360" w:lineRule="auto"/>
        <w:jc w:val="center"/>
        <w:rPr>
          <w:noProof/>
          <w:lang w:val="id-ID"/>
        </w:rPr>
      </w:pPr>
    </w:p>
    <w:p w14:paraId="432595A4" w14:textId="77777777" w:rsidR="00A305C3" w:rsidRPr="00295394" w:rsidRDefault="00A305C3" w:rsidP="00A305C3">
      <w:pPr>
        <w:spacing w:line="360" w:lineRule="auto"/>
        <w:jc w:val="center"/>
        <w:rPr>
          <w:noProof/>
          <w:lang w:val="id-ID"/>
        </w:rPr>
      </w:pPr>
    </w:p>
    <w:p w14:paraId="13EA8953" w14:textId="77777777" w:rsidR="00A305C3" w:rsidRPr="00295394" w:rsidRDefault="00A305C3" w:rsidP="00A305C3">
      <w:pPr>
        <w:spacing w:line="360" w:lineRule="auto"/>
        <w:jc w:val="center"/>
        <w:rPr>
          <w:b/>
          <w:noProof/>
          <w:lang w:val="id-ID"/>
        </w:rPr>
      </w:pPr>
      <w:r w:rsidRPr="00295394">
        <w:rPr>
          <w:b/>
          <w:noProof/>
          <w:lang w:val="id-ID"/>
        </w:rPr>
        <w:t>PROGRAM STUDI INSTRUMENTASI DAN KONTROL INDUSTRI</w:t>
      </w:r>
    </w:p>
    <w:p w14:paraId="27A2F957" w14:textId="77777777" w:rsidR="00A305C3" w:rsidRPr="00295394" w:rsidRDefault="00A305C3" w:rsidP="00A305C3">
      <w:pPr>
        <w:spacing w:line="360" w:lineRule="auto"/>
        <w:jc w:val="center"/>
        <w:rPr>
          <w:b/>
          <w:noProof/>
          <w:lang w:val="id-ID"/>
        </w:rPr>
      </w:pPr>
      <w:r w:rsidRPr="00295394">
        <w:rPr>
          <w:b/>
          <w:noProof/>
          <w:lang w:val="id-ID"/>
        </w:rPr>
        <w:t>JURUSAN TEKNIK ELEKTRO</w:t>
      </w:r>
    </w:p>
    <w:p w14:paraId="32443D52" w14:textId="77777777" w:rsidR="00A305C3" w:rsidRPr="00295394" w:rsidRDefault="00A305C3" w:rsidP="00A305C3">
      <w:pPr>
        <w:spacing w:line="360" w:lineRule="auto"/>
        <w:jc w:val="center"/>
        <w:rPr>
          <w:b/>
          <w:noProof/>
          <w:lang w:val="id-ID"/>
        </w:rPr>
      </w:pPr>
      <w:r w:rsidRPr="00295394">
        <w:rPr>
          <w:b/>
          <w:noProof/>
          <w:lang w:val="id-ID"/>
        </w:rPr>
        <w:t>POLITEKNIK NEGERI JAKARTA</w:t>
      </w:r>
    </w:p>
    <w:p w14:paraId="7EF14DE6" w14:textId="77777777" w:rsidR="00A305C3" w:rsidRPr="00295394" w:rsidRDefault="00A305C3" w:rsidP="00A305C3">
      <w:pPr>
        <w:spacing w:line="360" w:lineRule="auto"/>
        <w:jc w:val="center"/>
        <w:rPr>
          <w:b/>
          <w:noProof/>
          <w:lang w:val="id-ID"/>
        </w:rPr>
      </w:pPr>
      <w:r w:rsidRPr="00295394">
        <w:rPr>
          <w:b/>
          <w:noProof/>
          <w:lang w:val="id-ID"/>
        </w:rPr>
        <w:t>DESEMBER 2023</w:t>
      </w:r>
    </w:p>
    <w:p w14:paraId="0DFACFBE" w14:textId="26BCFAAB" w:rsidR="1030BC44" w:rsidRPr="00295394" w:rsidRDefault="1030BC44" w:rsidP="1030BC44">
      <w:pPr>
        <w:spacing w:line="360" w:lineRule="auto"/>
        <w:jc w:val="center"/>
        <w:rPr>
          <w:b/>
          <w:bCs/>
          <w:noProof/>
          <w:lang w:val="id-ID"/>
        </w:rPr>
      </w:pPr>
    </w:p>
    <w:p w14:paraId="4AA89C80" w14:textId="77777777" w:rsidR="00A305C3" w:rsidRPr="00295394" w:rsidRDefault="00A305C3" w:rsidP="00A305C3">
      <w:pPr>
        <w:spacing w:line="360" w:lineRule="auto"/>
        <w:jc w:val="center"/>
        <w:rPr>
          <w:b/>
          <w:noProof/>
          <w:lang w:val="id-ID"/>
        </w:rPr>
      </w:pPr>
      <w:r w:rsidRPr="00295394">
        <w:rPr>
          <w:b/>
          <w:noProof/>
          <w:lang w:val="id-ID"/>
        </w:rPr>
        <w:t>LEMBAR PERSETUJUAN</w:t>
      </w:r>
    </w:p>
    <w:p w14:paraId="4188B610" w14:textId="77777777" w:rsidR="00A305C3" w:rsidRPr="00295394" w:rsidRDefault="00A305C3" w:rsidP="00A305C3">
      <w:pPr>
        <w:spacing w:line="360" w:lineRule="auto"/>
        <w:jc w:val="center"/>
        <w:rPr>
          <w:b/>
          <w:noProof/>
          <w:lang w:val="id-ID"/>
        </w:rPr>
      </w:pPr>
      <w:r w:rsidRPr="00295394">
        <w:rPr>
          <w:b/>
          <w:noProof/>
          <w:lang w:val="id-ID"/>
        </w:rPr>
        <w:t>CALON PEMBIMBING TUGAS AKHIR</w:t>
      </w:r>
    </w:p>
    <w:p w14:paraId="34BD5C4E" w14:textId="77777777" w:rsidR="00A305C3" w:rsidRPr="00295394" w:rsidRDefault="00A305C3" w:rsidP="00A305C3">
      <w:pPr>
        <w:spacing w:line="360" w:lineRule="auto"/>
        <w:jc w:val="both"/>
        <w:rPr>
          <w:noProof/>
          <w:lang w:val="id-ID"/>
        </w:rPr>
      </w:pPr>
    </w:p>
    <w:p w14:paraId="5F8AE3AB" w14:textId="77777777" w:rsidR="00A305C3" w:rsidRPr="00295394" w:rsidRDefault="00A305C3" w:rsidP="00A305C3">
      <w:pPr>
        <w:widowControl w:val="0"/>
        <w:pBdr>
          <w:top w:val="nil"/>
          <w:left w:val="nil"/>
          <w:bottom w:val="nil"/>
          <w:right w:val="nil"/>
          <w:between w:val="nil"/>
        </w:pBdr>
        <w:spacing w:before="8"/>
        <w:rPr>
          <w:b/>
          <w:noProof/>
          <w:color w:val="000000"/>
          <w:lang w:val="id-ID"/>
        </w:rPr>
      </w:pPr>
    </w:p>
    <w:p w14:paraId="5B3CF523" w14:textId="77777777" w:rsidR="00A84CD9" w:rsidRPr="00981C63" w:rsidRDefault="00A305C3" w:rsidP="0060529E">
      <w:pPr>
        <w:widowControl w:val="0"/>
        <w:numPr>
          <w:ilvl w:val="0"/>
          <w:numId w:val="4"/>
        </w:numPr>
        <w:pBdr>
          <w:top w:val="nil"/>
          <w:left w:val="nil"/>
          <w:bottom w:val="nil"/>
          <w:right w:val="nil"/>
          <w:between w:val="nil"/>
        </w:pBdr>
        <w:tabs>
          <w:tab w:val="left" w:pos="3686"/>
        </w:tabs>
        <w:spacing w:before="1" w:line="360" w:lineRule="auto"/>
        <w:ind w:left="1418" w:right="3" w:hanging="284"/>
        <w:rPr>
          <w:noProof/>
          <w:color w:val="000000" w:themeColor="text1"/>
          <w:lang w:val="id-ID"/>
        </w:rPr>
      </w:pPr>
      <w:r w:rsidRPr="00A84CD9">
        <w:rPr>
          <w:noProof/>
          <w:lang w:val="id-ID"/>
        </w:rPr>
        <w:t>Judul</w:t>
      </w:r>
      <w:r w:rsidRPr="00A84CD9">
        <w:rPr>
          <w:noProof/>
          <w:lang w:val="id-ID"/>
        </w:rPr>
        <w:tab/>
      </w:r>
      <w:r w:rsidR="12C8A0CA" w:rsidRPr="00A84CD9">
        <w:rPr>
          <w:noProof/>
          <w:lang w:val="id-ID"/>
        </w:rPr>
        <w:t xml:space="preserve">  </w:t>
      </w:r>
      <w:r w:rsidRPr="00A84CD9">
        <w:rPr>
          <w:noProof/>
          <w:lang w:val="id-ID"/>
        </w:rPr>
        <w:t xml:space="preserve">: </w:t>
      </w:r>
      <w:r w:rsidRPr="00981C63">
        <w:rPr>
          <w:noProof/>
          <w:color w:val="000000" w:themeColor="text1"/>
          <w:lang w:val="id-ID"/>
        </w:rPr>
        <w:t>Pe</w:t>
      </w:r>
      <w:r w:rsidR="00092526" w:rsidRPr="00981C63">
        <w:rPr>
          <w:noProof/>
          <w:color w:val="000000" w:themeColor="text1"/>
          <w:lang w:val="id-ID"/>
        </w:rPr>
        <w:t>milah</w:t>
      </w:r>
      <w:r w:rsidR="00AE312B" w:rsidRPr="00981C63">
        <w:rPr>
          <w:noProof/>
          <w:color w:val="000000" w:themeColor="text1"/>
          <w:lang w:val="id-ID"/>
        </w:rPr>
        <w:t>an</w:t>
      </w:r>
      <w:r w:rsidRPr="00981C63">
        <w:rPr>
          <w:noProof/>
          <w:color w:val="000000" w:themeColor="text1"/>
          <w:lang w:val="id-ID"/>
        </w:rPr>
        <w:t xml:space="preserve"> Tomat </w:t>
      </w:r>
      <w:r w:rsidR="00A84CD9" w:rsidRPr="00981C63">
        <w:rPr>
          <w:noProof/>
          <w:color w:val="000000" w:themeColor="text1"/>
          <w:lang w:val="id-ID"/>
        </w:rPr>
        <w:t xml:space="preserve">dengan </w:t>
      </w:r>
      <w:r w:rsidR="00D636E0" w:rsidRPr="00981C63">
        <w:rPr>
          <w:i/>
          <w:iCs/>
          <w:noProof/>
          <w:color w:val="000000" w:themeColor="text1"/>
          <w:lang w:val="id-ID"/>
        </w:rPr>
        <w:t xml:space="preserve">Dobot </w:t>
      </w:r>
      <w:r w:rsidR="00A84CD9" w:rsidRPr="00981C63">
        <w:rPr>
          <w:i/>
          <w:iCs/>
          <w:noProof/>
          <w:color w:val="000000" w:themeColor="text1"/>
          <w:lang w:val="id-ID"/>
        </w:rPr>
        <w:t xml:space="preserve">   </w:t>
      </w:r>
    </w:p>
    <w:p w14:paraId="5790FD42" w14:textId="62DCDD6C" w:rsidR="00A84CD9" w:rsidRPr="00981C63" w:rsidRDefault="00A84CD9" w:rsidP="00A84CD9">
      <w:pPr>
        <w:widowControl w:val="0"/>
        <w:pBdr>
          <w:top w:val="nil"/>
          <w:left w:val="nil"/>
          <w:bottom w:val="nil"/>
          <w:right w:val="nil"/>
          <w:between w:val="nil"/>
        </w:pBdr>
        <w:tabs>
          <w:tab w:val="left" w:pos="3686"/>
        </w:tabs>
        <w:spacing w:before="1" w:line="360" w:lineRule="auto"/>
        <w:ind w:left="1418" w:right="3"/>
        <w:rPr>
          <w:noProof/>
          <w:color w:val="000000" w:themeColor="text1"/>
          <w:lang w:val="id-ID"/>
        </w:rPr>
      </w:pPr>
      <w:r w:rsidRPr="00981C63">
        <w:rPr>
          <w:noProof/>
          <w:color w:val="000000" w:themeColor="text1"/>
          <w:lang w:val="id-ID"/>
        </w:rPr>
        <w:tab/>
        <w:t xml:space="preserve">    </w:t>
      </w:r>
      <w:r w:rsidRPr="00981C63">
        <w:rPr>
          <w:i/>
          <w:iCs/>
          <w:noProof/>
          <w:color w:val="000000" w:themeColor="text1"/>
          <w:lang w:val="id-ID"/>
        </w:rPr>
        <w:t>Magician</w:t>
      </w:r>
      <w:r w:rsidRPr="00981C63">
        <w:rPr>
          <w:noProof/>
          <w:color w:val="000000" w:themeColor="text1"/>
          <w:lang w:val="id-ID"/>
        </w:rPr>
        <w:t xml:space="preserve">  Menggunakan Arsitektur</w:t>
      </w:r>
    </w:p>
    <w:p w14:paraId="2AF6DA98" w14:textId="77777777" w:rsidR="00A84CD9" w:rsidRPr="00A84CD9" w:rsidRDefault="00A84CD9" w:rsidP="00A84CD9">
      <w:pPr>
        <w:widowControl w:val="0"/>
        <w:pBdr>
          <w:top w:val="nil"/>
          <w:left w:val="nil"/>
          <w:bottom w:val="nil"/>
          <w:right w:val="nil"/>
          <w:between w:val="nil"/>
        </w:pBdr>
        <w:tabs>
          <w:tab w:val="left" w:pos="3686"/>
        </w:tabs>
        <w:spacing w:before="1" w:line="360" w:lineRule="auto"/>
        <w:ind w:left="1418" w:right="3"/>
        <w:rPr>
          <w:noProof/>
          <w:color w:val="FF0000"/>
          <w:lang w:val="id-ID"/>
        </w:rPr>
      </w:pPr>
      <w:r w:rsidRPr="00981C63">
        <w:rPr>
          <w:noProof/>
          <w:color w:val="000000" w:themeColor="text1"/>
          <w:lang w:val="id-ID"/>
        </w:rPr>
        <w:t xml:space="preserve">                                          </w:t>
      </w:r>
      <w:r w:rsidRPr="00981C63">
        <w:rPr>
          <w:i/>
          <w:iCs/>
          <w:noProof/>
          <w:color w:val="000000" w:themeColor="text1"/>
          <w:lang w:val="id-ID"/>
        </w:rPr>
        <w:t>Convolution</w:t>
      </w:r>
      <w:r w:rsidRPr="00981C63">
        <w:rPr>
          <w:noProof/>
          <w:color w:val="000000" w:themeColor="text1"/>
          <w:lang w:val="id-ID"/>
        </w:rPr>
        <w:t xml:space="preserve"> </w:t>
      </w:r>
      <w:r w:rsidRPr="00981C63">
        <w:rPr>
          <w:i/>
          <w:iCs/>
          <w:noProof/>
          <w:color w:val="000000" w:themeColor="text1"/>
          <w:lang w:val="id-ID"/>
        </w:rPr>
        <w:t>Neural Network</w:t>
      </w:r>
      <w:r w:rsidRPr="00A84CD9">
        <w:rPr>
          <w:i/>
          <w:iCs/>
          <w:noProof/>
          <w:color w:val="FF0000"/>
          <w:lang w:val="id-ID"/>
        </w:rPr>
        <w:t>.</w:t>
      </w:r>
      <w:r w:rsidRPr="00A84CD9">
        <w:rPr>
          <w:i/>
          <w:iCs/>
          <w:noProof/>
          <w:lang w:val="id-ID"/>
        </w:rPr>
        <w:tab/>
      </w:r>
      <w:r w:rsidRPr="00A84CD9">
        <w:rPr>
          <w:i/>
          <w:iCs/>
          <w:noProof/>
          <w:color w:val="000000" w:themeColor="text1"/>
          <w:lang w:val="id-ID"/>
        </w:rPr>
        <w:t xml:space="preserve">                                                                 </w:t>
      </w:r>
    </w:p>
    <w:p w14:paraId="12FEA05A" w14:textId="5B2CCEDC" w:rsidR="00A84CD9" w:rsidRDefault="00A84CD9" w:rsidP="00A84CD9">
      <w:pPr>
        <w:widowControl w:val="0"/>
        <w:pBdr>
          <w:top w:val="nil"/>
          <w:left w:val="nil"/>
          <w:bottom w:val="nil"/>
          <w:right w:val="nil"/>
          <w:between w:val="nil"/>
        </w:pBdr>
        <w:tabs>
          <w:tab w:val="left" w:pos="3686"/>
        </w:tabs>
        <w:spacing w:before="1" w:line="360" w:lineRule="auto"/>
        <w:ind w:left="1418" w:right="3"/>
        <w:rPr>
          <w:noProof/>
          <w:lang w:val="id-ID"/>
        </w:rPr>
      </w:pPr>
    </w:p>
    <w:p w14:paraId="1851E437" w14:textId="50EEDC14" w:rsidR="00A305C3" w:rsidRPr="00295394" w:rsidRDefault="00A305C3" w:rsidP="4A1581F4">
      <w:pPr>
        <w:widowControl w:val="0"/>
        <w:numPr>
          <w:ilvl w:val="0"/>
          <w:numId w:val="4"/>
        </w:numPr>
        <w:pBdr>
          <w:top w:val="nil"/>
          <w:left w:val="nil"/>
          <w:bottom w:val="nil"/>
          <w:right w:val="nil"/>
          <w:between w:val="nil"/>
        </w:pBdr>
        <w:tabs>
          <w:tab w:val="left" w:pos="3686"/>
        </w:tabs>
        <w:spacing w:before="1" w:line="360" w:lineRule="auto"/>
        <w:ind w:left="1701" w:right="3" w:hanging="567"/>
        <w:rPr>
          <w:noProof/>
          <w:color w:val="000000"/>
          <w:lang w:val="id-ID"/>
        </w:rPr>
      </w:pPr>
      <w:r w:rsidRPr="00295394">
        <w:rPr>
          <w:noProof/>
          <w:color w:val="000000" w:themeColor="text1"/>
          <w:lang w:val="id-ID"/>
        </w:rPr>
        <w:t>Tugas Akhir</w:t>
      </w:r>
      <w:r w:rsidRPr="00295394">
        <w:rPr>
          <w:noProof/>
          <w:lang w:val="id-ID"/>
        </w:rPr>
        <w:tab/>
      </w:r>
      <w:r w:rsidR="5ACC8FEF" w:rsidRPr="00295394">
        <w:rPr>
          <w:noProof/>
          <w:color w:val="000000" w:themeColor="text1"/>
          <w:lang w:val="id-ID"/>
        </w:rPr>
        <w:t xml:space="preserve"> </w:t>
      </w:r>
      <w:r w:rsidR="171A763C" w:rsidRPr="00295394">
        <w:rPr>
          <w:noProof/>
          <w:color w:val="000000" w:themeColor="text1"/>
          <w:lang w:val="id-ID"/>
        </w:rPr>
        <w:t xml:space="preserve"> </w:t>
      </w:r>
      <w:r w:rsidRPr="00295394">
        <w:rPr>
          <w:noProof/>
          <w:color w:val="000000" w:themeColor="text1"/>
          <w:lang w:val="id-ID"/>
        </w:rPr>
        <w:t>: Program Aplikasi</w:t>
      </w:r>
    </w:p>
    <w:p w14:paraId="38C95809" w14:textId="397C4A8E" w:rsidR="00A305C3" w:rsidRPr="00295394" w:rsidRDefault="0694E31F" w:rsidP="5CE7D0F2">
      <w:pPr>
        <w:widowControl w:val="0"/>
        <w:numPr>
          <w:ilvl w:val="0"/>
          <w:numId w:val="4"/>
        </w:numPr>
        <w:pBdr>
          <w:top w:val="nil"/>
          <w:left w:val="nil"/>
          <w:bottom w:val="nil"/>
          <w:right w:val="nil"/>
          <w:between w:val="nil"/>
        </w:pBdr>
        <w:tabs>
          <w:tab w:val="left" w:pos="821"/>
          <w:tab w:val="left" w:pos="3700"/>
        </w:tabs>
        <w:spacing w:before="137" w:line="360" w:lineRule="auto"/>
        <w:ind w:left="1701" w:hanging="567"/>
        <w:rPr>
          <w:noProof/>
          <w:color w:val="000000"/>
          <w:lang w:val="id-ID"/>
        </w:rPr>
      </w:pPr>
      <w:r w:rsidRPr="00295394">
        <w:rPr>
          <w:noProof/>
          <w:color w:val="000000" w:themeColor="text1"/>
          <w:lang w:val="id-ID"/>
        </w:rPr>
        <w:t>Personal Tugas</w:t>
      </w:r>
      <w:r w:rsidR="2FE1E859" w:rsidRPr="00295394">
        <w:rPr>
          <w:noProof/>
          <w:color w:val="000000" w:themeColor="text1"/>
          <w:lang w:val="id-ID"/>
        </w:rPr>
        <w:t xml:space="preserve"> Akhir: </w:t>
      </w:r>
    </w:p>
    <w:p w14:paraId="1F432E8F" w14:textId="77777777" w:rsidR="00A305C3" w:rsidRPr="00295394" w:rsidRDefault="00A305C3" w:rsidP="0EE9B150">
      <w:pPr>
        <w:widowControl w:val="0"/>
        <w:pBdr>
          <w:top w:val="nil"/>
          <w:left w:val="nil"/>
          <w:bottom w:val="nil"/>
          <w:right w:val="nil"/>
          <w:between w:val="nil"/>
        </w:pBdr>
        <w:tabs>
          <w:tab w:val="left" w:pos="821"/>
          <w:tab w:val="left" w:pos="3700"/>
        </w:tabs>
        <w:spacing w:before="137" w:line="360" w:lineRule="auto"/>
        <w:ind w:left="1440"/>
        <w:rPr>
          <w:noProof/>
          <w:lang w:val="id-ID"/>
        </w:rPr>
      </w:pPr>
    </w:p>
    <w:p w14:paraId="6F5DDCE4" w14:textId="74425413" w:rsidR="00A305C3" w:rsidRPr="00295394" w:rsidRDefault="00AD0799" w:rsidP="00A305C3">
      <w:pPr>
        <w:widowControl w:val="0"/>
        <w:pBdr>
          <w:top w:val="nil"/>
          <w:left w:val="nil"/>
          <w:bottom w:val="nil"/>
          <w:right w:val="nil"/>
          <w:between w:val="nil"/>
        </w:pBdr>
        <w:tabs>
          <w:tab w:val="left" w:pos="3828"/>
          <w:tab w:val="right" w:pos="5028"/>
        </w:tabs>
        <w:spacing w:before="139" w:line="360" w:lineRule="auto"/>
        <w:ind w:left="1843" w:right="3" w:hanging="142"/>
        <w:rPr>
          <w:noProof/>
          <w:color w:val="000000"/>
          <w:lang w:val="id-ID"/>
        </w:rPr>
      </w:pPr>
      <w:r w:rsidRPr="00295394">
        <w:rPr>
          <w:noProof/>
          <w:color w:val="000000"/>
          <w:lang w:val="id-ID"/>
        </w:rPr>
        <w:t xml:space="preserve">    </w:t>
      </w:r>
      <w:r w:rsidR="009D3516" w:rsidRPr="00295394">
        <w:rPr>
          <w:noProof/>
          <w:color w:val="000000"/>
          <w:lang w:val="id-ID"/>
        </w:rPr>
        <w:t xml:space="preserve"> </w:t>
      </w:r>
      <w:r w:rsidR="00A305C3" w:rsidRPr="00295394">
        <w:rPr>
          <w:noProof/>
          <w:color w:val="000000"/>
          <w:lang w:val="id-ID"/>
        </w:rPr>
        <w:t>Nama Mahasiswa</w:t>
      </w:r>
      <w:r w:rsidR="00A305C3" w:rsidRPr="00295394">
        <w:rPr>
          <w:noProof/>
          <w:color w:val="000000"/>
          <w:lang w:val="id-ID"/>
        </w:rPr>
        <w:tab/>
        <w:t>: Donizetta Daffa Aqilla Harley</w:t>
      </w:r>
    </w:p>
    <w:p w14:paraId="7EF018D3" w14:textId="60326201" w:rsidR="00A305C3" w:rsidRPr="00295394" w:rsidRDefault="00A305C3" w:rsidP="00A305C3">
      <w:pPr>
        <w:widowControl w:val="0"/>
        <w:pBdr>
          <w:top w:val="nil"/>
          <w:left w:val="nil"/>
          <w:bottom w:val="nil"/>
          <w:right w:val="nil"/>
          <w:between w:val="nil"/>
        </w:pBdr>
        <w:tabs>
          <w:tab w:val="left" w:pos="3828"/>
        </w:tabs>
        <w:spacing w:before="139" w:line="360" w:lineRule="auto"/>
        <w:ind w:left="1180" w:right="3" w:firstLine="805"/>
        <w:rPr>
          <w:noProof/>
          <w:color w:val="000000"/>
          <w:lang w:val="id-ID"/>
        </w:rPr>
      </w:pPr>
      <w:r w:rsidRPr="00295394">
        <w:rPr>
          <w:noProof/>
          <w:color w:val="000000" w:themeColor="text1"/>
          <w:lang w:val="id-ID"/>
        </w:rPr>
        <w:t>NIM</w:t>
      </w:r>
      <w:r w:rsidRPr="00295394">
        <w:rPr>
          <w:noProof/>
          <w:lang w:val="id-ID"/>
        </w:rPr>
        <w:tab/>
      </w:r>
      <w:r w:rsidRPr="00295394">
        <w:rPr>
          <w:noProof/>
          <w:color w:val="000000" w:themeColor="text1"/>
          <w:lang w:val="id-ID"/>
        </w:rPr>
        <w:t>:</w:t>
      </w:r>
      <w:r w:rsidR="387591EE" w:rsidRPr="00295394">
        <w:rPr>
          <w:noProof/>
          <w:color w:val="000000" w:themeColor="text1"/>
          <w:lang w:val="id-ID"/>
        </w:rPr>
        <w:t xml:space="preserve"> </w:t>
      </w:r>
      <w:r w:rsidRPr="00295394">
        <w:rPr>
          <w:noProof/>
          <w:color w:val="000000" w:themeColor="text1"/>
          <w:lang w:val="id-ID"/>
        </w:rPr>
        <w:t>2003431024</w:t>
      </w:r>
    </w:p>
    <w:p w14:paraId="5BF55C8C" w14:textId="77777777" w:rsidR="00A305C3" w:rsidRPr="00295394" w:rsidRDefault="00A305C3" w:rsidP="0EE9B150">
      <w:pPr>
        <w:widowControl w:val="0"/>
        <w:pBdr>
          <w:top w:val="nil"/>
          <w:left w:val="nil"/>
          <w:bottom w:val="nil"/>
          <w:right w:val="nil"/>
          <w:between w:val="nil"/>
        </w:pBdr>
        <w:tabs>
          <w:tab w:val="left" w:pos="3828"/>
        </w:tabs>
        <w:spacing w:before="1" w:line="360" w:lineRule="auto"/>
        <w:ind w:left="1180" w:right="3" w:firstLine="805"/>
        <w:rPr>
          <w:noProof/>
          <w:color w:val="000000"/>
          <w:lang w:val="id-ID"/>
        </w:rPr>
      </w:pPr>
      <w:r w:rsidRPr="00295394">
        <w:rPr>
          <w:noProof/>
          <w:color w:val="000000" w:themeColor="text1"/>
          <w:lang w:val="id-ID"/>
        </w:rPr>
        <w:t>IPK</w:t>
      </w:r>
      <w:r w:rsidRPr="00295394">
        <w:rPr>
          <w:noProof/>
          <w:lang w:val="id-ID"/>
        </w:rPr>
        <w:tab/>
      </w:r>
      <w:r w:rsidRPr="00295394">
        <w:rPr>
          <w:noProof/>
          <w:color w:val="000000" w:themeColor="text1"/>
          <w:lang w:val="id-ID"/>
        </w:rPr>
        <w:t>: 3,31</w:t>
      </w:r>
    </w:p>
    <w:p w14:paraId="3181A6C2" w14:textId="07AE75F6" w:rsidR="00A305C3" w:rsidRPr="00981C63" w:rsidRDefault="04E1E39A" w:rsidP="04E1E39A">
      <w:pPr>
        <w:widowControl w:val="0"/>
        <w:pBdr>
          <w:top w:val="nil"/>
          <w:left w:val="nil"/>
          <w:bottom w:val="nil"/>
          <w:right w:val="nil"/>
          <w:between w:val="nil"/>
        </w:pBdr>
        <w:tabs>
          <w:tab w:val="left" w:pos="3828"/>
        </w:tabs>
        <w:spacing w:line="360" w:lineRule="auto"/>
        <w:ind w:left="1440" w:right="3"/>
        <w:rPr>
          <w:i/>
          <w:iCs/>
          <w:noProof/>
          <w:color w:val="000000" w:themeColor="text1"/>
          <w:lang w:val="id-ID"/>
        </w:rPr>
      </w:pPr>
      <w:r w:rsidRPr="00295394">
        <w:rPr>
          <w:noProof/>
          <w:color w:val="000000" w:themeColor="text1"/>
          <w:lang w:val="id-ID"/>
        </w:rPr>
        <w:t xml:space="preserve">         </w:t>
      </w:r>
      <w:r w:rsidR="00A305C3" w:rsidRPr="00981C63">
        <w:rPr>
          <w:noProof/>
          <w:color w:val="000000" w:themeColor="text1"/>
          <w:lang w:val="id-ID"/>
        </w:rPr>
        <w:t>Judul</w:t>
      </w:r>
      <w:r w:rsidR="2AD17865" w:rsidRPr="00981C63">
        <w:rPr>
          <w:noProof/>
          <w:color w:val="000000" w:themeColor="text1"/>
          <w:lang w:val="id-ID"/>
        </w:rPr>
        <w:t xml:space="preserve">             </w:t>
      </w:r>
      <w:r w:rsidR="3B712566" w:rsidRPr="00981C63">
        <w:rPr>
          <w:noProof/>
          <w:color w:val="000000" w:themeColor="text1"/>
          <w:lang w:val="id-ID"/>
        </w:rPr>
        <w:t xml:space="preserve">         </w:t>
      </w:r>
      <w:r w:rsidR="00A305C3" w:rsidRPr="00981C63">
        <w:rPr>
          <w:noProof/>
          <w:color w:val="000000" w:themeColor="text1"/>
          <w:lang w:val="id-ID"/>
        </w:rPr>
        <w:t>: Pe</w:t>
      </w:r>
      <w:r w:rsidR="008C5FAF" w:rsidRPr="00981C63">
        <w:rPr>
          <w:noProof/>
          <w:color w:val="000000" w:themeColor="text1"/>
          <w:lang w:val="id-ID"/>
        </w:rPr>
        <w:t>milahan</w:t>
      </w:r>
      <w:r w:rsidR="7E16EB41" w:rsidRPr="00981C63">
        <w:rPr>
          <w:noProof/>
          <w:color w:val="000000" w:themeColor="text1"/>
          <w:lang w:val="id-ID"/>
        </w:rPr>
        <w:t xml:space="preserve"> </w:t>
      </w:r>
      <w:r w:rsidR="6737581E" w:rsidRPr="00981C63">
        <w:rPr>
          <w:noProof/>
          <w:color w:val="000000" w:themeColor="text1"/>
          <w:lang w:val="id-ID"/>
        </w:rPr>
        <w:t xml:space="preserve">  </w:t>
      </w:r>
      <w:r w:rsidR="6D80BF5D" w:rsidRPr="00981C63">
        <w:rPr>
          <w:noProof/>
          <w:color w:val="000000" w:themeColor="text1"/>
          <w:lang w:val="id-ID"/>
        </w:rPr>
        <w:t xml:space="preserve">  </w:t>
      </w:r>
      <w:r w:rsidR="00A305C3" w:rsidRPr="00981C63">
        <w:rPr>
          <w:noProof/>
          <w:color w:val="000000" w:themeColor="text1"/>
          <w:lang w:val="id-ID"/>
        </w:rPr>
        <w:t xml:space="preserve">Tomat </w:t>
      </w:r>
      <w:r w:rsidR="6737581E" w:rsidRPr="00981C63">
        <w:rPr>
          <w:noProof/>
          <w:color w:val="000000" w:themeColor="text1"/>
          <w:lang w:val="id-ID"/>
        </w:rPr>
        <w:t xml:space="preserve">     </w:t>
      </w:r>
      <w:r w:rsidR="008C5FAF" w:rsidRPr="00981C63">
        <w:rPr>
          <w:noProof/>
          <w:color w:val="000000" w:themeColor="text1"/>
          <w:lang w:val="id-ID"/>
        </w:rPr>
        <w:t xml:space="preserve">dengan </w:t>
      </w:r>
      <w:r w:rsidR="008C5FAF" w:rsidRPr="00981C63">
        <w:rPr>
          <w:i/>
          <w:iCs/>
          <w:noProof/>
          <w:color w:val="000000" w:themeColor="text1"/>
          <w:lang w:val="id-ID"/>
        </w:rPr>
        <w:t xml:space="preserve">Dobot   </w:t>
      </w:r>
      <w:r w:rsidR="3AC28C33" w:rsidRPr="00981C63">
        <w:rPr>
          <w:i/>
          <w:iCs/>
          <w:noProof/>
          <w:color w:val="000000" w:themeColor="text1"/>
          <w:lang w:val="id-ID"/>
        </w:rPr>
        <w:t xml:space="preserve"> </w:t>
      </w:r>
      <w:r w:rsidR="08D63BD0" w:rsidRPr="00981C63">
        <w:rPr>
          <w:i/>
          <w:iCs/>
          <w:noProof/>
          <w:color w:val="000000" w:themeColor="text1"/>
          <w:lang w:val="id-ID"/>
        </w:rPr>
        <w:t xml:space="preserve">  </w:t>
      </w:r>
    </w:p>
    <w:p w14:paraId="4D15260D" w14:textId="77777777" w:rsidR="008C5FAF" w:rsidRPr="00981C63" w:rsidRDefault="7224D51E" w:rsidP="008C5FAF">
      <w:pPr>
        <w:widowControl w:val="0"/>
        <w:pBdr>
          <w:top w:val="nil"/>
          <w:left w:val="nil"/>
          <w:bottom w:val="nil"/>
          <w:right w:val="nil"/>
          <w:between w:val="nil"/>
        </w:pBdr>
        <w:tabs>
          <w:tab w:val="left" w:pos="3828"/>
        </w:tabs>
        <w:spacing w:line="360" w:lineRule="auto"/>
        <w:ind w:left="3828" w:right="3"/>
        <w:rPr>
          <w:noProof/>
          <w:color w:val="000000" w:themeColor="text1"/>
          <w:lang w:val="id-ID"/>
        </w:rPr>
      </w:pPr>
      <w:r w:rsidRPr="00981C63">
        <w:rPr>
          <w:i/>
          <w:iCs/>
          <w:noProof/>
          <w:color w:val="000000" w:themeColor="text1"/>
          <w:lang w:val="id-ID"/>
        </w:rPr>
        <w:t xml:space="preserve"> </w:t>
      </w:r>
      <w:r w:rsidR="532E15A6" w:rsidRPr="00981C63">
        <w:rPr>
          <w:i/>
          <w:iCs/>
          <w:noProof/>
          <w:color w:val="000000" w:themeColor="text1"/>
          <w:lang w:val="id-ID"/>
        </w:rPr>
        <w:t xml:space="preserve"> </w:t>
      </w:r>
      <w:r w:rsidR="008C5FAF" w:rsidRPr="00981C63">
        <w:rPr>
          <w:i/>
          <w:iCs/>
          <w:noProof/>
          <w:color w:val="000000" w:themeColor="text1"/>
          <w:lang w:val="id-ID"/>
        </w:rPr>
        <w:t xml:space="preserve">Magician </w:t>
      </w:r>
      <w:r w:rsidR="532E15A6" w:rsidRPr="00981C63">
        <w:rPr>
          <w:noProof/>
          <w:color w:val="000000" w:themeColor="text1"/>
          <w:lang w:val="id-ID"/>
        </w:rPr>
        <w:t xml:space="preserve">Menggunakan </w:t>
      </w:r>
      <w:r w:rsidR="008C5FAF" w:rsidRPr="00981C63">
        <w:rPr>
          <w:noProof/>
          <w:color w:val="000000" w:themeColor="text1"/>
          <w:lang w:val="id-ID"/>
        </w:rPr>
        <w:t xml:space="preserve">Arsitektur  </w:t>
      </w:r>
    </w:p>
    <w:p w14:paraId="6EEC5779" w14:textId="616C8A31" w:rsidR="00A305C3" w:rsidRPr="00981C63" w:rsidRDefault="008C5FAF" w:rsidP="008C5FAF">
      <w:pPr>
        <w:widowControl w:val="0"/>
        <w:pBdr>
          <w:top w:val="nil"/>
          <w:left w:val="nil"/>
          <w:bottom w:val="nil"/>
          <w:right w:val="nil"/>
          <w:between w:val="nil"/>
        </w:pBdr>
        <w:tabs>
          <w:tab w:val="left" w:pos="3828"/>
        </w:tabs>
        <w:spacing w:line="360" w:lineRule="auto"/>
        <w:ind w:left="3828" w:right="3"/>
        <w:rPr>
          <w:i/>
          <w:iCs/>
          <w:noProof/>
          <w:color w:val="000000" w:themeColor="text1"/>
          <w:lang w:val="id-ID"/>
        </w:rPr>
      </w:pPr>
      <w:r w:rsidRPr="00981C63">
        <w:rPr>
          <w:i/>
          <w:iCs/>
          <w:noProof/>
          <w:color w:val="000000" w:themeColor="text1"/>
          <w:lang w:val="id-ID"/>
        </w:rPr>
        <w:t xml:space="preserve">  </w:t>
      </w:r>
      <w:r w:rsidRPr="00981C63">
        <w:rPr>
          <w:i/>
          <w:iCs/>
          <w:noProof/>
          <w:color w:val="000000" w:themeColor="text1"/>
          <w:lang w:val="id-ID"/>
        </w:rPr>
        <w:t>Conv</w:t>
      </w:r>
      <w:r w:rsidRPr="00981C63">
        <w:rPr>
          <w:i/>
          <w:iCs/>
          <w:noProof/>
          <w:color w:val="000000" w:themeColor="text1"/>
          <w:lang w:val="id-ID"/>
        </w:rPr>
        <w:t>o</w:t>
      </w:r>
      <w:r w:rsidRPr="00981C63">
        <w:rPr>
          <w:i/>
          <w:iCs/>
          <w:noProof/>
          <w:color w:val="000000" w:themeColor="text1"/>
          <w:lang w:val="id-ID"/>
        </w:rPr>
        <w:t>l</w:t>
      </w:r>
      <w:r w:rsidRPr="00981C63">
        <w:rPr>
          <w:i/>
          <w:iCs/>
          <w:noProof/>
          <w:color w:val="000000" w:themeColor="text1"/>
          <w:lang w:val="id-ID"/>
        </w:rPr>
        <w:t>u</w:t>
      </w:r>
      <w:r w:rsidRPr="00981C63">
        <w:rPr>
          <w:i/>
          <w:iCs/>
          <w:noProof/>
          <w:color w:val="000000" w:themeColor="text1"/>
          <w:lang w:val="id-ID"/>
        </w:rPr>
        <w:t>tion N</w:t>
      </w:r>
      <w:r w:rsidRPr="00981C63">
        <w:rPr>
          <w:i/>
          <w:iCs/>
          <w:noProof/>
          <w:color w:val="000000" w:themeColor="text1"/>
          <w:lang w:val="id-ID"/>
        </w:rPr>
        <w:t>e</w:t>
      </w:r>
      <w:r w:rsidRPr="00981C63">
        <w:rPr>
          <w:i/>
          <w:iCs/>
          <w:noProof/>
          <w:color w:val="000000" w:themeColor="text1"/>
          <w:lang w:val="id-ID"/>
        </w:rPr>
        <w:t>ural N</w:t>
      </w:r>
      <w:r w:rsidRPr="00981C63">
        <w:rPr>
          <w:i/>
          <w:iCs/>
          <w:noProof/>
          <w:color w:val="000000" w:themeColor="text1"/>
          <w:lang w:val="id-ID"/>
        </w:rPr>
        <w:t>e</w:t>
      </w:r>
      <w:r w:rsidRPr="00981C63">
        <w:rPr>
          <w:i/>
          <w:iCs/>
          <w:noProof/>
          <w:color w:val="000000" w:themeColor="text1"/>
          <w:lang w:val="id-ID"/>
        </w:rPr>
        <w:t>twork</w:t>
      </w:r>
      <w:r w:rsidRPr="00981C63">
        <w:rPr>
          <w:i/>
          <w:iCs/>
          <w:noProof/>
          <w:color w:val="000000" w:themeColor="text1"/>
          <w:lang w:val="id-ID"/>
        </w:rPr>
        <w:t xml:space="preserve">   </w:t>
      </w:r>
      <w:r w:rsidR="00A305C3" w:rsidRPr="00981C63">
        <w:rPr>
          <w:i/>
          <w:iCs/>
          <w:noProof/>
          <w:lang w:val="id-ID"/>
        </w:rPr>
        <w:tab/>
      </w:r>
      <w:r w:rsidR="532E15A6" w:rsidRPr="00981C63">
        <w:rPr>
          <w:i/>
          <w:iCs/>
          <w:noProof/>
          <w:color w:val="000000" w:themeColor="text1"/>
          <w:lang w:val="id-ID"/>
        </w:rPr>
        <w:t xml:space="preserve">  </w:t>
      </w:r>
      <w:r w:rsidR="00FB23D5" w:rsidRPr="00981C63">
        <w:rPr>
          <w:i/>
          <w:iCs/>
          <w:noProof/>
          <w:color w:val="000000" w:themeColor="text1"/>
          <w:lang w:val="id-ID"/>
        </w:rPr>
        <w:t xml:space="preserve">  </w:t>
      </w:r>
    </w:p>
    <w:p w14:paraId="7BE4BD61" w14:textId="34E609E1" w:rsidR="00A305C3" w:rsidRPr="00295394" w:rsidRDefault="00A305C3" w:rsidP="00A305C3">
      <w:pPr>
        <w:widowControl w:val="0"/>
        <w:pBdr>
          <w:top w:val="nil"/>
          <w:left w:val="nil"/>
          <w:bottom w:val="nil"/>
          <w:right w:val="nil"/>
          <w:between w:val="nil"/>
        </w:pBdr>
        <w:tabs>
          <w:tab w:val="left" w:pos="3828"/>
        </w:tabs>
        <w:spacing w:before="136" w:line="360" w:lineRule="auto"/>
        <w:ind w:right="3" w:firstLine="1134"/>
        <w:rPr>
          <w:noProof/>
          <w:color w:val="000000"/>
          <w:lang w:val="id-ID"/>
        </w:rPr>
      </w:pPr>
      <w:r w:rsidRPr="00295394">
        <w:rPr>
          <w:noProof/>
          <w:color w:val="000000" w:themeColor="text1"/>
          <w:lang w:val="id-ID"/>
        </w:rPr>
        <w:t xml:space="preserve">4. </w:t>
      </w:r>
      <w:r w:rsidR="59B99B22" w:rsidRPr="00295394">
        <w:rPr>
          <w:noProof/>
          <w:color w:val="000000" w:themeColor="text1"/>
          <w:lang w:val="id-ID"/>
        </w:rPr>
        <w:t xml:space="preserve">      </w:t>
      </w:r>
      <w:r w:rsidRPr="00295394">
        <w:rPr>
          <w:noProof/>
          <w:color w:val="000000" w:themeColor="text1"/>
          <w:lang w:val="id-ID"/>
        </w:rPr>
        <w:t>Perkiraan Biaya</w:t>
      </w:r>
      <w:r w:rsidR="59B99B22" w:rsidRPr="00295394">
        <w:rPr>
          <w:noProof/>
          <w:color w:val="000000" w:themeColor="text1"/>
          <w:lang w:val="id-ID"/>
        </w:rPr>
        <w:t xml:space="preserve">         </w:t>
      </w:r>
      <w:r w:rsidRPr="00295394">
        <w:rPr>
          <w:noProof/>
          <w:color w:val="000000" w:themeColor="text1"/>
          <w:lang w:val="id-ID"/>
        </w:rPr>
        <w:t xml:space="preserve">: Rp </w:t>
      </w:r>
      <w:r w:rsidR="002438DB">
        <w:rPr>
          <w:noProof/>
          <w:lang w:val="id-ID"/>
        </w:rPr>
        <w:t>27</w:t>
      </w:r>
      <w:r w:rsidRPr="00295394">
        <w:rPr>
          <w:noProof/>
          <w:lang w:val="id-ID"/>
        </w:rPr>
        <w:t>.</w:t>
      </w:r>
      <w:r w:rsidR="00FB23D5" w:rsidRPr="00295394">
        <w:rPr>
          <w:noProof/>
          <w:lang w:val="id-ID"/>
        </w:rPr>
        <w:t>924</w:t>
      </w:r>
      <w:r w:rsidRPr="00295394">
        <w:rPr>
          <w:noProof/>
          <w:lang w:val="id-ID"/>
        </w:rPr>
        <w:t>.000,</w:t>
      </w:r>
      <w:r w:rsidR="00FB23D5" w:rsidRPr="00295394">
        <w:rPr>
          <w:noProof/>
          <w:lang w:val="id-ID"/>
        </w:rPr>
        <w:t>-</w:t>
      </w:r>
    </w:p>
    <w:p w14:paraId="11423F55" w14:textId="72015207" w:rsidR="00A305C3" w:rsidRPr="00295394" w:rsidRDefault="20212D07" w:rsidP="00A305C3">
      <w:pPr>
        <w:widowControl w:val="0"/>
        <w:pBdr>
          <w:top w:val="nil"/>
          <w:left w:val="nil"/>
          <w:bottom w:val="nil"/>
          <w:right w:val="nil"/>
          <w:between w:val="nil"/>
        </w:pBdr>
        <w:tabs>
          <w:tab w:val="left" w:pos="3828"/>
        </w:tabs>
        <w:spacing w:before="140"/>
        <w:ind w:right="3" w:firstLine="993"/>
        <w:rPr>
          <w:noProof/>
          <w:color w:val="000000"/>
          <w:lang w:val="id-ID"/>
        </w:rPr>
      </w:pPr>
      <w:r w:rsidRPr="00295394">
        <w:rPr>
          <w:noProof/>
          <w:color w:val="000000" w:themeColor="text1"/>
          <w:lang w:val="id-ID"/>
        </w:rPr>
        <w:t xml:space="preserve">  </w:t>
      </w:r>
      <w:r w:rsidR="00A305C3" w:rsidRPr="00295394">
        <w:rPr>
          <w:noProof/>
          <w:color w:val="000000" w:themeColor="text1"/>
          <w:lang w:val="id-ID"/>
        </w:rPr>
        <w:t xml:space="preserve">5. </w:t>
      </w:r>
      <w:r w:rsidR="59B99B22" w:rsidRPr="00295394">
        <w:rPr>
          <w:noProof/>
          <w:color w:val="000000" w:themeColor="text1"/>
          <w:lang w:val="id-ID"/>
        </w:rPr>
        <w:t xml:space="preserve">      </w:t>
      </w:r>
      <w:r w:rsidR="00A305C3" w:rsidRPr="00295394">
        <w:rPr>
          <w:noProof/>
          <w:color w:val="000000" w:themeColor="text1"/>
          <w:lang w:val="id-ID"/>
        </w:rPr>
        <w:t>Alokasi Waktu</w:t>
      </w:r>
      <w:r w:rsidR="0015521A" w:rsidRPr="00295394">
        <w:rPr>
          <w:noProof/>
          <w:color w:val="000000" w:themeColor="text1"/>
          <w:lang w:val="id-ID"/>
        </w:rPr>
        <w:tab/>
      </w:r>
      <w:r w:rsidR="20B78F64" w:rsidRPr="00295394">
        <w:rPr>
          <w:noProof/>
          <w:color w:val="000000" w:themeColor="text1"/>
          <w:lang w:val="id-ID"/>
        </w:rPr>
        <w:t xml:space="preserve">: </w:t>
      </w:r>
      <w:r w:rsidR="20B78F64" w:rsidRPr="00295394">
        <w:rPr>
          <w:noProof/>
          <w:lang w:val="id-ID"/>
        </w:rPr>
        <w:t>6</w:t>
      </w:r>
      <w:r w:rsidR="00A305C3" w:rsidRPr="00295394">
        <w:rPr>
          <w:noProof/>
          <w:lang w:val="id-ID"/>
        </w:rPr>
        <w:t xml:space="preserve"> Bulan</w:t>
      </w:r>
      <w:r w:rsidR="00A305C3" w:rsidRPr="00295394">
        <w:rPr>
          <w:noProof/>
          <w:color w:val="000000" w:themeColor="text1"/>
          <w:lang w:val="id-ID"/>
        </w:rPr>
        <w:t xml:space="preserve"> Pelaksanaan</w:t>
      </w:r>
    </w:p>
    <w:p w14:paraId="3584548E" w14:textId="77777777" w:rsidR="00A305C3" w:rsidRPr="00295394" w:rsidRDefault="00A305C3" w:rsidP="00A305C3">
      <w:pPr>
        <w:widowControl w:val="0"/>
        <w:pBdr>
          <w:top w:val="nil"/>
          <w:left w:val="nil"/>
          <w:bottom w:val="nil"/>
          <w:right w:val="nil"/>
          <w:between w:val="nil"/>
        </w:pBdr>
        <w:ind w:right="3"/>
        <w:rPr>
          <w:noProof/>
          <w:color w:val="000000"/>
          <w:lang w:val="id-ID"/>
        </w:rPr>
      </w:pPr>
    </w:p>
    <w:p w14:paraId="30AC99AA" w14:textId="77777777" w:rsidR="00A305C3" w:rsidRPr="00295394" w:rsidRDefault="00A305C3" w:rsidP="00A305C3">
      <w:pPr>
        <w:widowControl w:val="0"/>
        <w:pBdr>
          <w:top w:val="nil"/>
          <w:left w:val="nil"/>
          <w:bottom w:val="nil"/>
          <w:right w:val="nil"/>
          <w:between w:val="nil"/>
        </w:pBdr>
        <w:ind w:right="3"/>
        <w:rPr>
          <w:noProof/>
          <w:color w:val="000000"/>
          <w:lang w:val="id-ID"/>
        </w:rPr>
      </w:pPr>
    </w:p>
    <w:p w14:paraId="19D36EE6" w14:textId="77777777" w:rsidR="00A305C3" w:rsidRPr="00295394" w:rsidRDefault="00A305C3" w:rsidP="00A305C3">
      <w:pPr>
        <w:widowControl w:val="0"/>
        <w:pBdr>
          <w:top w:val="nil"/>
          <w:left w:val="nil"/>
          <w:bottom w:val="nil"/>
          <w:right w:val="nil"/>
          <w:between w:val="nil"/>
        </w:pBdr>
        <w:rPr>
          <w:noProof/>
          <w:color w:val="000000"/>
          <w:lang w:val="id-ID"/>
        </w:rPr>
      </w:pPr>
    </w:p>
    <w:p w14:paraId="5F5222D4" w14:textId="77777777" w:rsidR="00A305C3" w:rsidRPr="00295394" w:rsidRDefault="00A305C3" w:rsidP="00A305C3">
      <w:pPr>
        <w:widowControl w:val="0"/>
        <w:pBdr>
          <w:top w:val="nil"/>
          <w:left w:val="nil"/>
          <w:bottom w:val="nil"/>
          <w:right w:val="nil"/>
          <w:between w:val="nil"/>
        </w:pBdr>
        <w:spacing w:before="9"/>
        <w:rPr>
          <w:noProof/>
          <w:color w:val="000000"/>
          <w:lang w:val="id-ID"/>
        </w:rPr>
      </w:pPr>
    </w:p>
    <w:p w14:paraId="6D0EFE79" w14:textId="77777777" w:rsidR="00A305C3" w:rsidRPr="00295394" w:rsidRDefault="00A305C3" w:rsidP="00A305C3">
      <w:pPr>
        <w:widowControl w:val="0"/>
        <w:pBdr>
          <w:top w:val="nil"/>
          <w:left w:val="nil"/>
          <w:bottom w:val="nil"/>
          <w:right w:val="nil"/>
          <w:between w:val="nil"/>
        </w:pBdr>
        <w:tabs>
          <w:tab w:val="left" w:pos="6101"/>
        </w:tabs>
        <w:ind w:left="820"/>
        <w:rPr>
          <w:noProof/>
          <w:color w:val="000000"/>
          <w:lang w:val="id-ID"/>
        </w:rPr>
      </w:pPr>
      <w:r w:rsidRPr="00295394">
        <w:rPr>
          <w:noProof/>
          <w:color w:val="000000"/>
          <w:lang w:val="id-ID"/>
        </w:rPr>
        <w:t>Calon Pembimbing 1</w:t>
      </w:r>
      <w:r w:rsidRPr="00295394">
        <w:rPr>
          <w:noProof/>
          <w:lang w:val="id-ID"/>
        </w:rPr>
        <w:t xml:space="preserve">                                                  </w:t>
      </w:r>
      <w:r w:rsidRPr="00295394">
        <w:rPr>
          <w:noProof/>
          <w:color w:val="000000"/>
          <w:lang w:val="id-ID"/>
        </w:rPr>
        <w:t>Calon Pembimbing 2</w:t>
      </w:r>
    </w:p>
    <w:p w14:paraId="73455187" w14:textId="77777777" w:rsidR="00A305C3" w:rsidRPr="00295394" w:rsidRDefault="00A305C3" w:rsidP="00A305C3">
      <w:pPr>
        <w:widowControl w:val="0"/>
        <w:pBdr>
          <w:top w:val="nil"/>
          <w:left w:val="nil"/>
          <w:bottom w:val="nil"/>
          <w:right w:val="nil"/>
          <w:between w:val="nil"/>
        </w:pBdr>
        <w:rPr>
          <w:noProof/>
          <w:color w:val="000000"/>
          <w:lang w:val="id-ID"/>
        </w:rPr>
      </w:pPr>
    </w:p>
    <w:p w14:paraId="4555A5B3" w14:textId="77777777" w:rsidR="00A305C3" w:rsidRPr="00295394" w:rsidRDefault="00A305C3" w:rsidP="00A305C3">
      <w:pPr>
        <w:widowControl w:val="0"/>
        <w:pBdr>
          <w:top w:val="nil"/>
          <w:left w:val="nil"/>
          <w:bottom w:val="nil"/>
          <w:right w:val="nil"/>
          <w:between w:val="nil"/>
        </w:pBdr>
        <w:rPr>
          <w:noProof/>
          <w:color w:val="000000"/>
          <w:lang w:val="id-ID"/>
        </w:rPr>
      </w:pPr>
    </w:p>
    <w:p w14:paraId="01C28F09" w14:textId="77777777" w:rsidR="00A305C3" w:rsidRPr="00295394" w:rsidRDefault="00A305C3" w:rsidP="00A305C3">
      <w:pPr>
        <w:widowControl w:val="0"/>
        <w:pBdr>
          <w:top w:val="nil"/>
          <w:left w:val="nil"/>
          <w:bottom w:val="nil"/>
          <w:right w:val="nil"/>
          <w:between w:val="nil"/>
        </w:pBdr>
        <w:rPr>
          <w:noProof/>
          <w:color w:val="000000"/>
          <w:lang w:val="id-ID"/>
        </w:rPr>
      </w:pPr>
    </w:p>
    <w:p w14:paraId="7330F44A" w14:textId="77777777" w:rsidR="00981A60" w:rsidRDefault="00981A60" w:rsidP="00A305C3">
      <w:pPr>
        <w:widowControl w:val="0"/>
        <w:pBdr>
          <w:top w:val="nil"/>
          <w:left w:val="nil"/>
          <w:bottom w:val="nil"/>
          <w:right w:val="nil"/>
          <w:between w:val="nil"/>
        </w:pBdr>
        <w:rPr>
          <w:noProof/>
          <w:color w:val="000000"/>
          <w:lang w:val="id-ID"/>
        </w:rPr>
      </w:pPr>
    </w:p>
    <w:p w14:paraId="234236F7" w14:textId="77777777" w:rsidR="00D5048D" w:rsidRDefault="00D5048D" w:rsidP="00A305C3">
      <w:pPr>
        <w:widowControl w:val="0"/>
        <w:pBdr>
          <w:top w:val="nil"/>
          <w:left w:val="nil"/>
          <w:bottom w:val="nil"/>
          <w:right w:val="nil"/>
          <w:between w:val="nil"/>
        </w:pBdr>
        <w:rPr>
          <w:noProof/>
          <w:color w:val="000000"/>
          <w:lang w:val="id-ID"/>
        </w:rPr>
      </w:pPr>
    </w:p>
    <w:p w14:paraId="3A228D2A" w14:textId="77777777" w:rsidR="00D5048D" w:rsidRPr="00295394" w:rsidRDefault="00D5048D" w:rsidP="00A305C3">
      <w:pPr>
        <w:widowControl w:val="0"/>
        <w:pBdr>
          <w:top w:val="nil"/>
          <w:left w:val="nil"/>
          <w:bottom w:val="nil"/>
          <w:right w:val="nil"/>
          <w:between w:val="nil"/>
        </w:pBdr>
        <w:rPr>
          <w:noProof/>
          <w:color w:val="000000"/>
          <w:lang w:val="id-ID"/>
        </w:rPr>
      </w:pPr>
    </w:p>
    <w:p w14:paraId="27948F54" w14:textId="77777777" w:rsidR="00981A60" w:rsidRPr="00295394" w:rsidRDefault="00981A60" w:rsidP="00A305C3">
      <w:pPr>
        <w:widowControl w:val="0"/>
        <w:pBdr>
          <w:top w:val="nil"/>
          <w:left w:val="nil"/>
          <w:bottom w:val="nil"/>
          <w:right w:val="nil"/>
          <w:between w:val="nil"/>
        </w:pBdr>
        <w:rPr>
          <w:noProof/>
          <w:color w:val="000000"/>
          <w:lang w:val="id-ID"/>
        </w:rPr>
      </w:pPr>
    </w:p>
    <w:p w14:paraId="1FF5F8EE" w14:textId="77777777" w:rsidR="00A305C3" w:rsidRPr="00295394" w:rsidRDefault="00A305C3" w:rsidP="00A305C3">
      <w:pPr>
        <w:widowControl w:val="0"/>
        <w:pBdr>
          <w:top w:val="nil"/>
          <w:left w:val="nil"/>
          <w:bottom w:val="nil"/>
          <w:right w:val="nil"/>
          <w:between w:val="nil"/>
        </w:pBdr>
        <w:tabs>
          <w:tab w:val="left" w:pos="5861"/>
        </w:tabs>
        <w:spacing w:before="229"/>
        <w:ind w:left="383"/>
        <w:rPr>
          <w:noProof/>
          <w:color w:val="000000"/>
          <w:lang w:val="id-ID"/>
        </w:rPr>
      </w:pPr>
      <w:r w:rsidRPr="00295394">
        <w:rPr>
          <w:noProof/>
          <w:lang w:val="id-ID"/>
        </w:rPr>
        <w:t xml:space="preserve">       </w:t>
      </w:r>
      <w:r w:rsidRPr="00295394">
        <w:rPr>
          <w:noProof/>
          <w:color w:val="000000"/>
          <w:lang w:val="id-ID"/>
        </w:rPr>
        <w:t>Nama</w:t>
      </w:r>
      <w:r w:rsidRPr="00295394">
        <w:rPr>
          <w:noProof/>
          <w:color w:val="000000"/>
          <w:lang w:val="id-ID"/>
        </w:rPr>
        <w:tab/>
        <w:t>Nama</w:t>
      </w:r>
    </w:p>
    <w:p w14:paraId="7AD69810" w14:textId="77777777" w:rsidR="00A305C3" w:rsidRPr="00295394" w:rsidRDefault="00A305C3" w:rsidP="00A305C3">
      <w:pPr>
        <w:widowControl w:val="0"/>
        <w:pBdr>
          <w:top w:val="nil"/>
          <w:left w:val="nil"/>
          <w:bottom w:val="nil"/>
          <w:right w:val="nil"/>
          <w:between w:val="nil"/>
        </w:pBdr>
        <w:tabs>
          <w:tab w:val="left" w:pos="5861"/>
        </w:tabs>
        <w:spacing w:before="159"/>
        <w:ind w:left="383"/>
        <w:rPr>
          <w:noProof/>
          <w:color w:val="000000"/>
          <w:lang w:val="id-ID"/>
        </w:rPr>
      </w:pPr>
      <w:r w:rsidRPr="00295394">
        <w:rPr>
          <w:noProof/>
          <w:lang w:val="id-ID"/>
        </w:rPr>
        <w:t xml:space="preserve">       </w:t>
      </w:r>
      <w:r w:rsidRPr="00295394">
        <w:rPr>
          <w:noProof/>
          <w:color w:val="000000"/>
          <w:lang w:val="id-ID"/>
        </w:rPr>
        <w:t>NIP</w:t>
      </w:r>
      <w:r w:rsidRPr="00295394">
        <w:rPr>
          <w:noProof/>
          <w:color w:val="000000"/>
          <w:lang w:val="id-ID"/>
        </w:rPr>
        <w:tab/>
        <w:t>NIP</w:t>
      </w:r>
    </w:p>
    <w:p w14:paraId="6343CFCA" w14:textId="2E16BC8F" w:rsidR="00A305C3" w:rsidRPr="00295394" w:rsidRDefault="00A305C3" w:rsidP="00006CE9">
      <w:pPr>
        <w:jc w:val="center"/>
        <w:rPr>
          <w:b/>
          <w:bCs/>
          <w:noProof/>
          <w:lang w:val="id-ID"/>
        </w:rPr>
      </w:pPr>
      <w:r w:rsidRPr="00295394">
        <w:rPr>
          <w:noProof/>
          <w:color w:val="000000"/>
          <w:lang w:val="id-ID"/>
        </w:rPr>
        <w:br w:type="page"/>
      </w:r>
      <w:r w:rsidRPr="00295394">
        <w:rPr>
          <w:b/>
          <w:bCs/>
          <w:noProof/>
          <w:lang w:val="id-ID"/>
        </w:rPr>
        <w:lastRenderedPageBreak/>
        <w:t>PENILAIAN PROPOSAL TUGAS AKHIR</w:t>
      </w:r>
    </w:p>
    <w:p w14:paraId="3B87682D" w14:textId="77777777" w:rsidR="00A305C3" w:rsidRPr="00295394" w:rsidRDefault="00A305C3" w:rsidP="00C0425F">
      <w:pPr>
        <w:jc w:val="center"/>
        <w:rPr>
          <w:b/>
          <w:bCs/>
          <w:noProof/>
          <w:lang w:val="id-ID"/>
        </w:rPr>
      </w:pPr>
      <w:r w:rsidRPr="00295394">
        <w:rPr>
          <w:b/>
          <w:bCs/>
          <w:noProof/>
          <w:lang w:val="id-ID"/>
        </w:rPr>
        <w:t>JURUSAN TEKNIK ELEKTRO</w:t>
      </w:r>
    </w:p>
    <w:p w14:paraId="54B4607C" w14:textId="77777777" w:rsidR="00A305C3" w:rsidRPr="00295394" w:rsidRDefault="00A305C3" w:rsidP="00A305C3">
      <w:pPr>
        <w:widowControl w:val="0"/>
        <w:pBdr>
          <w:top w:val="nil"/>
          <w:left w:val="nil"/>
          <w:bottom w:val="nil"/>
          <w:right w:val="nil"/>
          <w:between w:val="nil"/>
        </w:pBdr>
        <w:rPr>
          <w:b/>
          <w:noProof/>
          <w:color w:val="000000"/>
          <w:lang w:val="id-ID"/>
        </w:rPr>
      </w:pPr>
    </w:p>
    <w:p w14:paraId="26E66298" w14:textId="77777777" w:rsidR="00A305C3" w:rsidRPr="00295394" w:rsidRDefault="00A305C3" w:rsidP="00A305C3">
      <w:pPr>
        <w:widowControl w:val="0"/>
        <w:pBdr>
          <w:top w:val="nil"/>
          <w:left w:val="nil"/>
          <w:bottom w:val="nil"/>
          <w:right w:val="nil"/>
          <w:between w:val="nil"/>
        </w:pBdr>
        <w:spacing w:before="7"/>
        <w:rPr>
          <w:b/>
          <w:noProof/>
          <w:color w:val="000000"/>
          <w:lang w:val="id-ID"/>
        </w:rPr>
      </w:pPr>
    </w:p>
    <w:p w14:paraId="71E178D4" w14:textId="330E596F" w:rsidR="77919DF6" w:rsidRPr="00295394" w:rsidRDefault="00A305C3" w:rsidP="002F21DD">
      <w:pPr>
        <w:spacing w:line="360" w:lineRule="auto"/>
        <w:ind w:left="2694" w:hanging="2694"/>
        <w:rPr>
          <w:b/>
          <w:noProof/>
          <w:lang w:val="id-ID"/>
        </w:rPr>
      </w:pPr>
      <w:r w:rsidRPr="00295394">
        <w:rPr>
          <w:b/>
          <w:noProof/>
          <w:lang w:val="id-ID"/>
        </w:rPr>
        <w:t>TOPIK / JUDUL</w:t>
      </w:r>
      <w:r w:rsidR="5B64B8B4" w:rsidRPr="00295394">
        <w:rPr>
          <w:b/>
          <w:bCs/>
          <w:noProof/>
          <w:lang w:val="id-ID"/>
        </w:rPr>
        <w:t xml:space="preserve">             </w:t>
      </w:r>
      <w:r w:rsidRPr="00295394">
        <w:rPr>
          <w:b/>
          <w:noProof/>
          <w:lang w:val="id-ID"/>
        </w:rPr>
        <w:t>:</w:t>
      </w:r>
      <w:r w:rsidR="005E72D8" w:rsidRPr="00295394">
        <w:rPr>
          <w:b/>
          <w:noProof/>
          <w:lang w:val="id-ID"/>
        </w:rPr>
        <w:t xml:space="preserve"> </w:t>
      </w:r>
      <w:r w:rsidR="005E72D8" w:rsidRPr="00295394">
        <w:rPr>
          <w:b/>
          <w:noProof/>
          <w:sz w:val="28"/>
          <w:szCs w:val="28"/>
          <w:lang w:val="id-ID"/>
        </w:rPr>
        <w:t>PEMILAH</w:t>
      </w:r>
      <w:r w:rsidR="00863DF8">
        <w:rPr>
          <w:b/>
          <w:noProof/>
          <w:sz w:val="28"/>
          <w:szCs w:val="28"/>
          <w:lang w:val="id-ID"/>
        </w:rPr>
        <w:t>AN</w:t>
      </w:r>
      <w:r w:rsidR="005E72D8" w:rsidRPr="00295394">
        <w:rPr>
          <w:b/>
          <w:noProof/>
          <w:sz w:val="28"/>
          <w:szCs w:val="28"/>
          <w:lang w:val="id-ID"/>
        </w:rPr>
        <w:t xml:space="preserve"> TOMAT DENGAN </w:t>
      </w:r>
      <w:r w:rsidR="005E72D8" w:rsidRPr="000939C0">
        <w:rPr>
          <w:b/>
          <w:i/>
          <w:iCs/>
          <w:noProof/>
          <w:sz w:val="28"/>
          <w:szCs w:val="28"/>
          <w:lang w:val="id-ID"/>
        </w:rPr>
        <w:t xml:space="preserve">DOBOT MAGICIAN </w:t>
      </w:r>
      <w:r w:rsidR="005E72D8" w:rsidRPr="00295394">
        <w:rPr>
          <w:b/>
          <w:noProof/>
          <w:sz w:val="28"/>
          <w:szCs w:val="28"/>
          <w:lang w:val="id-ID"/>
        </w:rPr>
        <w:t>MENGGUNAKA</w:t>
      </w:r>
      <w:r w:rsidR="002F21DD" w:rsidRPr="00295394">
        <w:rPr>
          <w:b/>
          <w:noProof/>
          <w:sz w:val="28"/>
          <w:szCs w:val="28"/>
          <w:lang w:val="id-ID"/>
        </w:rPr>
        <w:t xml:space="preserve">N </w:t>
      </w:r>
      <w:r w:rsidR="005E72D8" w:rsidRPr="00295394">
        <w:rPr>
          <w:b/>
          <w:noProof/>
          <w:sz w:val="28"/>
          <w:szCs w:val="28"/>
          <w:lang w:val="id-ID"/>
        </w:rPr>
        <w:t xml:space="preserve">ARSITEKTUR </w:t>
      </w:r>
      <w:r w:rsidR="005E72D8" w:rsidRPr="000939C0">
        <w:rPr>
          <w:b/>
          <w:i/>
          <w:iCs/>
          <w:noProof/>
          <w:sz w:val="28"/>
          <w:szCs w:val="28"/>
          <w:lang w:val="id-ID"/>
        </w:rPr>
        <w:t>CONVOLUTION NEURAL NETWORK</w:t>
      </w:r>
      <w:r w:rsidR="005E72D8" w:rsidRPr="000939C0">
        <w:rPr>
          <w:b/>
          <w:i/>
          <w:iCs/>
          <w:noProof/>
          <w:lang w:val="id-ID"/>
        </w:rPr>
        <w:t>.</w:t>
      </w:r>
    </w:p>
    <w:p w14:paraId="7D99DD58" w14:textId="77777777" w:rsidR="00A305C3" w:rsidRPr="00295394" w:rsidRDefault="00A305C3" w:rsidP="00A305C3">
      <w:pPr>
        <w:widowControl w:val="0"/>
        <w:pBdr>
          <w:top w:val="nil"/>
          <w:left w:val="nil"/>
          <w:bottom w:val="nil"/>
          <w:right w:val="nil"/>
          <w:between w:val="nil"/>
        </w:pBdr>
        <w:spacing w:line="360" w:lineRule="auto"/>
        <w:rPr>
          <w:b/>
          <w:noProof/>
          <w:color w:val="000000"/>
          <w:lang w:val="id-ID"/>
        </w:rPr>
      </w:pPr>
      <w:r w:rsidRPr="00295394">
        <w:rPr>
          <w:b/>
          <w:noProof/>
          <w:color w:val="000000"/>
          <w:lang w:val="id-ID"/>
        </w:rPr>
        <w:t xml:space="preserve">KRITERIA PENILAIAN </w:t>
      </w:r>
    </w:p>
    <w:tbl>
      <w:tblPr>
        <w:tblW w:w="8301" w:type="dxa"/>
        <w:tblInd w:w="-5" w:type="dxa"/>
        <w:tblLayout w:type="fixed"/>
        <w:tblLook w:val="0400" w:firstRow="0" w:lastRow="0" w:firstColumn="0" w:lastColumn="0" w:noHBand="0" w:noVBand="1"/>
      </w:tblPr>
      <w:tblGrid>
        <w:gridCol w:w="564"/>
        <w:gridCol w:w="1928"/>
        <w:gridCol w:w="2977"/>
        <w:gridCol w:w="1033"/>
        <w:gridCol w:w="858"/>
        <w:gridCol w:w="941"/>
      </w:tblGrid>
      <w:tr w:rsidR="00207AA5" w:rsidRPr="00295394" w14:paraId="2A3895DD" w14:textId="77777777" w:rsidTr="004C4F5F">
        <w:trPr>
          <w:trHeight w:val="276"/>
        </w:trPr>
        <w:tc>
          <w:tcPr>
            <w:tcW w:w="56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2CD835D" w14:textId="77777777" w:rsidR="00A305C3" w:rsidRPr="00295394" w:rsidRDefault="00A305C3" w:rsidP="00BE13ED">
            <w:pPr>
              <w:widowControl w:val="0"/>
              <w:pBdr>
                <w:top w:val="nil"/>
                <w:left w:val="nil"/>
                <w:bottom w:val="nil"/>
                <w:right w:val="nil"/>
                <w:between w:val="nil"/>
              </w:pBdr>
              <w:spacing w:line="256" w:lineRule="auto"/>
              <w:ind w:left="107"/>
              <w:rPr>
                <w:noProof/>
                <w:color w:val="000000"/>
                <w:lang w:val="id-ID"/>
              </w:rPr>
            </w:pPr>
            <w:r w:rsidRPr="00295394">
              <w:rPr>
                <w:noProof/>
                <w:color w:val="000000"/>
                <w:lang w:val="id-ID"/>
              </w:rPr>
              <w:t>NO</w:t>
            </w:r>
          </w:p>
        </w:tc>
        <w:tc>
          <w:tcPr>
            <w:tcW w:w="192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1354D24" w14:textId="77777777" w:rsidR="00A305C3" w:rsidRPr="00295394" w:rsidRDefault="00A305C3" w:rsidP="00BE13ED">
            <w:pPr>
              <w:widowControl w:val="0"/>
              <w:pBdr>
                <w:top w:val="nil"/>
                <w:left w:val="nil"/>
                <w:bottom w:val="nil"/>
                <w:right w:val="nil"/>
                <w:between w:val="nil"/>
              </w:pBdr>
              <w:spacing w:line="256" w:lineRule="auto"/>
              <w:ind w:left="412"/>
              <w:rPr>
                <w:noProof/>
                <w:color w:val="000000"/>
                <w:lang w:val="id-ID"/>
              </w:rPr>
            </w:pPr>
            <w:r w:rsidRPr="00295394">
              <w:rPr>
                <w:noProof/>
                <w:color w:val="000000"/>
                <w:lang w:val="id-ID"/>
              </w:rPr>
              <w:t>KRITERIA</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4DD4D6C" w14:textId="77777777" w:rsidR="00A305C3" w:rsidRPr="00295394" w:rsidRDefault="00A305C3" w:rsidP="00BE13ED">
            <w:pPr>
              <w:widowControl w:val="0"/>
              <w:pBdr>
                <w:top w:val="nil"/>
                <w:left w:val="nil"/>
                <w:bottom w:val="nil"/>
                <w:right w:val="nil"/>
                <w:between w:val="nil"/>
              </w:pBdr>
              <w:spacing w:line="256" w:lineRule="auto"/>
              <w:ind w:left="184"/>
              <w:rPr>
                <w:noProof/>
                <w:color w:val="000000"/>
                <w:lang w:val="id-ID"/>
              </w:rPr>
            </w:pPr>
            <w:r w:rsidRPr="00295394">
              <w:rPr>
                <w:noProof/>
                <w:color w:val="000000"/>
                <w:lang w:val="id-ID"/>
              </w:rPr>
              <w:t>INDIKATOR PENILAIAN</w:t>
            </w:r>
          </w:p>
        </w:tc>
        <w:tc>
          <w:tcPr>
            <w:tcW w:w="103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8EFFF13" w14:textId="77777777" w:rsidR="00A305C3" w:rsidRPr="00295394" w:rsidRDefault="00A305C3" w:rsidP="00BE13ED">
            <w:pPr>
              <w:widowControl w:val="0"/>
              <w:pBdr>
                <w:top w:val="nil"/>
                <w:left w:val="nil"/>
                <w:bottom w:val="nil"/>
                <w:right w:val="nil"/>
                <w:between w:val="nil"/>
              </w:pBdr>
              <w:spacing w:line="256" w:lineRule="auto"/>
              <w:ind w:left="107"/>
              <w:rPr>
                <w:noProof/>
                <w:color w:val="000000"/>
                <w:lang w:val="id-ID"/>
              </w:rPr>
            </w:pPr>
            <w:r w:rsidRPr="00295394">
              <w:rPr>
                <w:noProof/>
                <w:color w:val="000000"/>
                <w:lang w:val="id-ID"/>
              </w:rPr>
              <w:t>BOBOT</w:t>
            </w:r>
          </w:p>
        </w:tc>
        <w:tc>
          <w:tcPr>
            <w:tcW w:w="85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A1969C0" w14:textId="77777777" w:rsidR="00A305C3" w:rsidRPr="00295394" w:rsidRDefault="00A305C3" w:rsidP="00BE13ED">
            <w:pPr>
              <w:widowControl w:val="0"/>
              <w:pBdr>
                <w:top w:val="nil"/>
                <w:left w:val="nil"/>
                <w:bottom w:val="nil"/>
                <w:right w:val="nil"/>
                <w:between w:val="nil"/>
              </w:pBdr>
              <w:spacing w:line="256" w:lineRule="auto"/>
              <w:ind w:left="106"/>
              <w:rPr>
                <w:noProof/>
                <w:color w:val="000000"/>
                <w:lang w:val="id-ID"/>
              </w:rPr>
            </w:pPr>
            <w:r w:rsidRPr="00295394">
              <w:rPr>
                <w:noProof/>
                <w:color w:val="000000"/>
                <w:lang w:val="id-ID"/>
              </w:rPr>
              <w:t>SKOR</w:t>
            </w:r>
          </w:p>
        </w:tc>
        <w:tc>
          <w:tcPr>
            <w:tcW w:w="94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BFAA92B" w14:textId="77777777" w:rsidR="00A305C3" w:rsidRPr="00295394" w:rsidRDefault="00A305C3" w:rsidP="00BE13ED">
            <w:pPr>
              <w:widowControl w:val="0"/>
              <w:pBdr>
                <w:top w:val="nil"/>
                <w:left w:val="nil"/>
                <w:bottom w:val="nil"/>
                <w:right w:val="nil"/>
                <w:between w:val="nil"/>
              </w:pBdr>
              <w:spacing w:line="256" w:lineRule="auto"/>
              <w:ind w:left="105"/>
              <w:rPr>
                <w:noProof/>
                <w:color w:val="000000"/>
                <w:lang w:val="id-ID"/>
              </w:rPr>
            </w:pPr>
            <w:r w:rsidRPr="00295394">
              <w:rPr>
                <w:noProof/>
                <w:color w:val="000000"/>
                <w:lang w:val="id-ID"/>
              </w:rPr>
              <w:t>NILAI</w:t>
            </w:r>
          </w:p>
        </w:tc>
      </w:tr>
      <w:tr w:rsidR="00207AA5" w:rsidRPr="00295394" w14:paraId="328932ED" w14:textId="77777777" w:rsidTr="004C4F5F">
        <w:trPr>
          <w:trHeight w:val="1103"/>
        </w:trPr>
        <w:tc>
          <w:tcPr>
            <w:tcW w:w="56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7D9FE73" w14:textId="77777777" w:rsidR="00A305C3" w:rsidRPr="00295394" w:rsidRDefault="00A305C3" w:rsidP="00BE13ED">
            <w:pPr>
              <w:widowControl w:val="0"/>
              <w:pBdr>
                <w:top w:val="nil"/>
                <w:left w:val="nil"/>
                <w:bottom w:val="nil"/>
                <w:right w:val="nil"/>
                <w:between w:val="nil"/>
              </w:pBdr>
              <w:spacing w:line="275" w:lineRule="auto"/>
              <w:ind w:left="71"/>
              <w:rPr>
                <w:noProof/>
                <w:color w:val="000000"/>
                <w:lang w:val="id-ID"/>
              </w:rPr>
            </w:pPr>
            <w:r w:rsidRPr="00295394">
              <w:rPr>
                <w:noProof/>
                <w:color w:val="000000"/>
                <w:lang w:val="id-ID"/>
              </w:rPr>
              <w:t>1.</w:t>
            </w:r>
          </w:p>
        </w:tc>
        <w:tc>
          <w:tcPr>
            <w:tcW w:w="192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036056" w14:textId="77777777" w:rsidR="00A305C3" w:rsidRPr="00295394" w:rsidRDefault="00A305C3" w:rsidP="00BE13ED">
            <w:pPr>
              <w:widowControl w:val="0"/>
              <w:pBdr>
                <w:top w:val="nil"/>
                <w:left w:val="nil"/>
                <w:bottom w:val="nil"/>
                <w:right w:val="nil"/>
                <w:between w:val="nil"/>
              </w:pBdr>
              <w:ind w:left="107" w:right="458"/>
              <w:rPr>
                <w:noProof/>
                <w:color w:val="000000"/>
                <w:lang w:val="id-ID"/>
              </w:rPr>
            </w:pPr>
            <w:r w:rsidRPr="00295394">
              <w:rPr>
                <w:noProof/>
                <w:color w:val="000000"/>
                <w:lang w:val="id-ID"/>
              </w:rPr>
              <w:t>Orientasi Permasalahan dan Pustaka</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993A5EC" w14:textId="77777777" w:rsidR="00A305C3" w:rsidRPr="00295394" w:rsidRDefault="00A305C3" w:rsidP="00A305C3">
            <w:pPr>
              <w:widowControl w:val="0"/>
              <w:numPr>
                <w:ilvl w:val="0"/>
                <w:numId w:val="14"/>
              </w:numPr>
              <w:pBdr>
                <w:top w:val="nil"/>
                <w:left w:val="nil"/>
                <w:bottom w:val="nil"/>
                <w:right w:val="nil"/>
                <w:between w:val="nil"/>
              </w:pBdr>
              <w:tabs>
                <w:tab w:val="left" w:pos="108"/>
              </w:tabs>
              <w:spacing w:line="275" w:lineRule="auto"/>
              <w:ind w:hanging="361"/>
              <w:rPr>
                <w:noProof/>
                <w:lang w:val="id-ID"/>
              </w:rPr>
            </w:pPr>
            <w:r w:rsidRPr="00295394">
              <w:rPr>
                <w:noProof/>
                <w:color w:val="000000"/>
                <w:lang w:val="id-ID"/>
              </w:rPr>
              <w:t>Latar Belakang</w:t>
            </w:r>
          </w:p>
          <w:p w14:paraId="1051310B" w14:textId="77777777" w:rsidR="00A305C3" w:rsidRPr="00295394" w:rsidRDefault="00A305C3" w:rsidP="00A305C3">
            <w:pPr>
              <w:widowControl w:val="0"/>
              <w:numPr>
                <w:ilvl w:val="0"/>
                <w:numId w:val="14"/>
              </w:numPr>
              <w:pBdr>
                <w:top w:val="nil"/>
                <w:left w:val="nil"/>
                <w:bottom w:val="nil"/>
                <w:right w:val="nil"/>
                <w:between w:val="nil"/>
              </w:pBdr>
              <w:tabs>
                <w:tab w:val="left" w:pos="108"/>
              </w:tabs>
              <w:ind w:hanging="361"/>
              <w:rPr>
                <w:noProof/>
                <w:lang w:val="id-ID"/>
              </w:rPr>
            </w:pPr>
            <w:r w:rsidRPr="00295394">
              <w:rPr>
                <w:noProof/>
                <w:color w:val="000000"/>
                <w:lang w:val="id-ID"/>
              </w:rPr>
              <w:t>Perumusan Masalah</w:t>
            </w:r>
          </w:p>
          <w:p w14:paraId="15D33277" w14:textId="77777777" w:rsidR="00A305C3" w:rsidRPr="00295394" w:rsidRDefault="00A305C3" w:rsidP="00A305C3">
            <w:pPr>
              <w:widowControl w:val="0"/>
              <w:numPr>
                <w:ilvl w:val="0"/>
                <w:numId w:val="14"/>
              </w:numPr>
              <w:pBdr>
                <w:top w:val="nil"/>
                <w:left w:val="nil"/>
                <w:bottom w:val="nil"/>
                <w:right w:val="nil"/>
                <w:between w:val="nil"/>
              </w:pBdr>
              <w:tabs>
                <w:tab w:val="left" w:pos="108"/>
              </w:tabs>
              <w:ind w:hanging="361"/>
              <w:rPr>
                <w:noProof/>
                <w:color w:val="000000"/>
                <w:lang w:val="id-ID"/>
              </w:rPr>
            </w:pPr>
            <w:r w:rsidRPr="00295394">
              <w:rPr>
                <w:noProof/>
                <w:color w:val="000000"/>
                <w:lang w:val="id-ID"/>
              </w:rPr>
              <w:t>Tujuan</w:t>
            </w:r>
          </w:p>
          <w:p w14:paraId="6243ACEF" w14:textId="77777777" w:rsidR="00A305C3" w:rsidRPr="00295394" w:rsidRDefault="00A305C3" w:rsidP="00A305C3">
            <w:pPr>
              <w:widowControl w:val="0"/>
              <w:numPr>
                <w:ilvl w:val="0"/>
                <w:numId w:val="14"/>
              </w:numPr>
              <w:pBdr>
                <w:top w:val="nil"/>
                <w:left w:val="nil"/>
                <w:bottom w:val="nil"/>
                <w:right w:val="nil"/>
                <w:between w:val="nil"/>
              </w:pBdr>
              <w:tabs>
                <w:tab w:val="left" w:pos="108"/>
              </w:tabs>
              <w:spacing w:line="257" w:lineRule="auto"/>
              <w:ind w:hanging="361"/>
              <w:rPr>
                <w:noProof/>
                <w:color w:val="000000"/>
                <w:lang w:val="id-ID"/>
              </w:rPr>
            </w:pPr>
            <w:r w:rsidRPr="00295394">
              <w:rPr>
                <w:noProof/>
                <w:color w:val="000000"/>
                <w:lang w:val="id-ID"/>
              </w:rPr>
              <w:t>Luaran</w:t>
            </w:r>
          </w:p>
        </w:tc>
        <w:tc>
          <w:tcPr>
            <w:tcW w:w="103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94E4562" w14:textId="77777777" w:rsidR="00A305C3" w:rsidRPr="00295394" w:rsidRDefault="00A305C3" w:rsidP="00BE13ED">
            <w:pPr>
              <w:widowControl w:val="0"/>
              <w:pBdr>
                <w:top w:val="nil"/>
                <w:left w:val="nil"/>
                <w:bottom w:val="nil"/>
                <w:right w:val="nil"/>
                <w:between w:val="nil"/>
              </w:pBdr>
              <w:spacing w:before="10"/>
              <w:rPr>
                <w:b/>
                <w:noProof/>
                <w:color w:val="000000"/>
                <w:lang w:val="id-ID"/>
              </w:rPr>
            </w:pPr>
          </w:p>
          <w:p w14:paraId="2AC8A468" w14:textId="77777777" w:rsidR="00A305C3" w:rsidRPr="00295394" w:rsidRDefault="00A305C3" w:rsidP="00BE13ED">
            <w:pPr>
              <w:widowControl w:val="0"/>
              <w:pBdr>
                <w:top w:val="nil"/>
                <w:left w:val="nil"/>
                <w:bottom w:val="nil"/>
                <w:right w:val="nil"/>
                <w:between w:val="nil"/>
              </w:pBdr>
              <w:ind w:left="323"/>
              <w:rPr>
                <w:noProof/>
                <w:color w:val="000000"/>
                <w:lang w:val="id-ID"/>
              </w:rPr>
            </w:pPr>
            <w:r w:rsidRPr="00295394">
              <w:rPr>
                <w:noProof/>
                <w:color w:val="000000"/>
                <w:lang w:val="id-ID"/>
              </w:rPr>
              <w:t>25</w:t>
            </w:r>
          </w:p>
        </w:tc>
        <w:tc>
          <w:tcPr>
            <w:tcW w:w="85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E580185" w14:textId="77777777" w:rsidR="00A305C3" w:rsidRPr="00295394" w:rsidRDefault="00A305C3" w:rsidP="00BE13ED">
            <w:pPr>
              <w:widowControl w:val="0"/>
              <w:pBdr>
                <w:top w:val="nil"/>
                <w:left w:val="nil"/>
                <w:bottom w:val="nil"/>
                <w:right w:val="nil"/>
                <w:between w:val="nil"/>
              </w:pBdr>
              <w:rPr>
                <w:noProof/>
                <w:color w:val="000000"/>
                <w:lang w:val="id-ID"/>
              </w:rPr>
            </w:pPr>
          </w:p>
        </w:tc>
        <w:tc>
          <w:tcPr>
            <w:tcW w:w="94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13F400E" w14:textId="77777777" w:rsidR="00A305C3" w:rsidRPr="00295394" w:rsidRDefault="00A305C3" w:rsidP="00BE13ED">
            <w:pPr>
              <w:widowControl w:val="0"/>
              <w:pBdr>
                <w:top w:val="nil"/>
                <w:left w:val="nil"/>
                <w:bottom w:val="nil"/>
                <w:right w:val="nil"/>
                <w:between w:val="nil"/>
              </w:pBdr>
              <w:rPr>
                <w:noProof/>
                <w:color w:val="000000"/>
                <w:lang w:val="id-ID"/>
              </w:rPr>
            </w:pPr>
          </w:p>
        </w:tc>
      </w:tr>
      <w:tr w:rsidR="00207AA5" w:rsidRPr="00295394" w14:paraId="60B0C379" w14:textId="77777777" w:rsidTr="004C4F5F">
        <w:trPr>
          <w:trHeight w:val="794"/>
        </w:trPr>
        <w:tc>
          <w:tcPr>
            <w:tcW w:w="56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54737FC5" w14:textId="77777777" w:rsidR="00A305C3" w:rsidRPr="00295394" w:rsidRDefault="00A305C3" w:rsidP="00BE13ED">
            <w:pPr>
              <w:widowControl w:val="0"/>
              <w:pBdr>
                <w:top w:val="nil"/>
                <w:left w:val="nil"/>
                <w:bottom w:val="nil"/>
                <w:right w:val="nil"/>
                <w:between w:val="nil"/>
              </w:pBdr>
              <w:spacing w:before="1"/>
              <w:ind w:left="71"/>
              <w:rPr>
                <w:noProof/>
                <w:color w:val="000000"/>
                <w:lang w:val="id-ID"/>
              </w:rPr>
            </w:pPr>
            <w:r w:rsidRPr="00295394">
              <w:rPr>
                <w:noProof/>
                <w:color w:val="000000"/>
                <w:lang w:val="id-ID"/>
              </w:rPr>
              <w:t>2.</w:t>
            </w:r>
          </w:p>
        </w:tc>
        <w:tc>
          <w:tcPr>
            <w:tcW w:w="192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DF981F4" w14:textId="77777777" w:rsidR="00A305C3" w:rsidRPr="00295394" w:rsidRDefault="00A305C3" w:rsidP="00BE13ED">
            <w:pPr>
              <w:widowControl w:val="0"/>
              <w:pBdr>
                <w:top w:val="nil"/>
                <w:left w:val="nil"/>
                <w:bottom w:val="nil"/>
                <w:right w:val="nil"/>
                <w:between w:val="nil"/>
              </w:pBdr>
              <w:spacing w:before="1" w:line="275" w:lineRule="auto"/>
              <w:ind w:left="107" w:right="591"/>
              <w:rPr>
                <w:noProof/>
                <w:color w:val="000000"/>
                <w:lang w:val="id-ID"/>
              </w:rPr>
            </w:pPr>
            <w:r w:rsidRPr="00295394">
              <w:rPr>
                <w:noProof/>
                <w:color w:val="000000"/>
                <w:lang w:val="id-ID"/>
              </w:rPr>
              <w:t>Pola Penyesuaian Masalah</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7FB623B" w14:textId="77777777" w:rsidR="00A305C3" w:rsidRPr="00295394" w:rsidRDefault="00A305C3" w:rsidP="00BE13ED">
            <w:pPr>
              <w:widowControl w:val="0"/>
              <w:pBdr>
                <w:top w:val="nil"/>
                <w:left w:val="nil"/>
                <w:bottom w:val="nil"/>
                <w:right w:val="nil"/>
                <w:between w:val="nil"/>
              </w:pBdr>
              <w:spacing w:before="1"/>
              <w:jc w:val="center"/>
              <w:rPr>
                <w:noProof/>
                <w:color w:val="000000"/>
                <w:lang w:val="id-ID"/>
              </w:rPr>
            </w:pPr>
            <w:r w:rsidRPr="00295394">
              <w:rPr>
                <w:noProof/>
                <w:color w:val="000000"/>
                <w:lang w:val="id-ID"/>
              </w:rPr>
              <w:t>Metode Pelaksanaan TA</w:t>
            </w:r>
          </w:p>
        </w:tc>
        <w:tc>
          <w:tcPr>
            <w:tcW w:w="103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1F43D30" w14:textId="77777777" w:rsidR="00A305C3" w:rsidRPr="00295394" w:rsidRDefault="00A305C3" w:rsidP="00BE13ED">
            <w:pPr>
              <w:widowControl w:val="0"/>
              <w:pBdr>
                <w:top w:val="nil"/>
                <w:left w:val="nil"/>
                <w:bottom w:val="nil"/>
                <w:right w:val="nil"/>
                <w:between w:val="nil"/>
              </w:pBdr>
              <w:spacing w:before="1"/>
              <w:rPr>
                <w:b/>
                <w:noProof/>
                <w:color w:val="000000"/>
                <w:lang w:val="id-ID"/>
              </w:rPr>
            </w:pPr>
          </w:p>
          <w:p w14:paraId="31DC266A" w14:textId="77777777" w:rsidR="00A305C3" w:rsidRPr="00295394" w:rsidRDefault="00A305C3" w:rsidP="00BE13ED">
            <w:pPr>
              <w:widowControl w:val="0"/>
              <w:pBdr>
                <w:top w:val="nil"/>
                <w:left w:val="nil"/>
                <w:bottom w:val="nil"/>
                <w:right w:val="nil"/>
                <w:between w:val="nil"/>
              </w:pBdr>
              <w:ind w:left="323"/>
              <w:rPr>
                <w:noProof/>
                <w:color w:val="000000"/>
                <w:lang w:val="id-ID"/>
              </w:rPr>
            </w:pPr>
            <w:r w:rsidRPr="00295394">
              <w:rPr>
                <w:noProof/>
                <w:color w:val="000000"/>
                <w:lang w:val="id-ID"/>
              </w:rPr>
              <w:t>35</w:t>
            </w:r>
          </w:p>
        </w:tc>
        <w:tc>
          <w:tcPr>
            <w:tcW w:w="85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5BA9163" w14:textId="77777777" w:rsidR="00A305C3" w:rsidRPr="00295394" w:rsidRDefault="00A305C3" w:rsidP="00BE13ED">
            <w:pPr>
              <w:widowControl w:val="0"/>
              <w:pBdr>
                <w:top w:val="nil"/>
                <w:left w:val="nil"/>
                <w:bottom w:val="nil"/>
                <w:right w:val="nil"/>
                <w:between w:val="nil"/>
              </w:pBdr>
              <w:rPr>
                <w:noProof/>
                <w:color w:val="000000"/>
                <w:lang w:val="id-ID"/>
              </w:rPr>
            </w:pPr>
          </w:p>
        </w:tc>
        <w:tc>
          <w:tcPr>
            <w:tcW w:w="94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1687DD9" w14:textId="77777777" w:rsidR="00A305C3" w:rsidRPr="00295394" w:rsidRDefault="00A305C3" w:rsidP="00BE13ED">
            <w:pPr>
              <w:widowControl w:val="0"/>
              <w:pBdr>
                <w:top w:val="nil"/>
                <w:left w:val="nil"/>
                <w:bottom w:val="nil"/>
                <w:right w:val="nil"/>
                <w:between w:val="nil"/>
              </w:pBdr>
              <w:rPr>
                <w:noProof/>
                <w:color w:val="000000"/>
                <w:lang w:val="id-ID"/>
              </w:rPr>
            </w:pPr>
          </w:p>
        </w:tc>
      </w:tr>
      <w:tr w:rsidR="00207AA5" w:rsidRPr="00295394" w14:paraId="07B6691F" w14:textId="77777777" w:rsidTr="004C4F5F">
        <w:trPr>
          <w:trHeight w:val="827"/>
        </w:trPr>
        <w:tc>
          <w:tcPr>
            <w:tcW w:w="56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847EA65" w14:textId="77777777" w:rsidR="00A305C3" w:rsidRPr="00295394" w:rsidRDefault="00A305C3" w:rsidP="00BE13ED">
            <w:pPr>
              <w:widowControl w:val="0"/>
              <w:pBdr>
                <w:top w:val="nil"/>
                <w:left w:val="nil"/>
                <w:bottom w:val="nil"/>
                <w:right w:val="nil"/>
                <w:between w:val="nil"/>
              </w:pBdr>
              <w:spacing w:line="275" w:lineRule="auto"/>
              <w:ind w:left="71"/>
              <w:rPr>
                <w:noProof/>
                <w:color w:val="000000"/>
                <w:lang w:val="id-ID"/>
              </w:rPr>
            </w:pPr>
            <w:r w:rsidRPr="00295394">
              <w:rPr>
                <w:noProof/>
                <w:color w:val="000000"/>
                <w:lang w:val="id-ID"/>
              </w:rPr>
              <w:t>3.</w:t>
            </w:r>
          </w:p>
        </w:tc>
        <w:tc>
          <w:tcPr>
            <w:tcW w:w="192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9F8250A" w14:textId="77777777" w:rsidR="00A305C3" w:rsidRPr="00295394" w:rsidRDefault="00A305C3" w:rsidP="00BE13ED">
            <w:pPr>
              <w:widowControl w:val="0"/>
              <w:pBdr>
                <w:top w:val="nil"/>
                <w:left w:val="nil"/>
                <w:bottom w:val="nil"/>
                <w:right w:val="nil"/>
                <w:between w:val="nil"/>
              </w:pBdr>
              <w:ind w:left="107" w:right="478"/>
              <w:rPr>
                <w:noProof/>
                <w:color w:val="000000"/>
                <w:lang w:val="id-ID"/>
              </w:rPr>
            </w:pPr>
            <w:r w:rsidRPr="00295394">
              <w:rPr>
                <w:noProof/>
                <w:color w:val="000000"/>
                <w:lang w:val="id-ID"/>
              </w:rPr>
              <w:t>Fisibilitas Sumber Daya</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3FB1F6AE" w14:textId="77777777" w:rsidR="00A305C3" w:rsidRPr="00295394" w:rsidRDefault="00A305C3" w:rsidP="00A305C3">
            <w:pPr>
              <w:widowControl w:val="0"/>
              <w:numPr>
                <w:ilvl w:val="0"/>
                <w:numId w:val="15"/>
              </w:numPr>
              <w:pBdr>
                <w:top w:val="nil"/>
                <w:left w:val="nil"/>
                <w:bottom w:val="nil"/>
                <w:right w:val="nil"/>
                <w:between w:val="nil"/>
              </w:pBdr>
              <w:tabs>
                <w:tab w:val="left" w:pos="108"/>
              </w:tabs>
              <w:spacing w:line="275" w:lineRule="auto"/>
              <w:ind w:hanging="361"/>
              <w:rPr>
                <w:noProof/>
                <w:lang w:val="id-ID"/>
              </w:rPr>
            </w:pPr>
            <w:r w:rsidRPr="00295394">
              <w:rPr>
                <w:noProof/>
                <w:color w:val="000000"/>
                <w:lang w:val="id-ID"/>
              </w:rPr>
              <w:t>Jadwal Pelaksanaan</w:t>
            </w:r>
          </w:p>
          <w:p w14:paraId="29514967" w14:textId="77777777" w:rsidR="00A305C3" w:rsidRPr="00295394" w:rsidRDefault="00A305C3" w:rsidP="00A305C3">
            <w:pPr>
              <w:widowControl w:val="0"/>
              <w:numPr>
                <w:ilvl w:val="0"/>
                <w:numId w:val="15"/>
              </w:numPr>
              <w:pBdr>
                <w:top w:val="nil"/>
                <w:left w:val="nil"/>
                <w:bottom w:val="nil"/>
                <w:right w:val="nil"/>
                <w:between w:val="nil"/>
              </w:pBdr>
              <w:tabs>
                <w:tab w:val="left" w:pos="108"/>
              </w:tabs>
              <w:ind w:hanging="361"/>
              <w:rPr>
                <w:noProof/>
                <w:lang w:val="id-ID"/>
              </w:rPr>
            </w:pPr>
            <w:r w:rsidRPr="00295394">
              <w:rPr>
                <w:noProof/>
                <w:color w:val="000000"/>
                <w:lang w:val="id-ID"/>
              </w:rPr>
              <w:t>Personalia TA</w:t>
            </w:r>
          </w:p>
          <w:p w14:paraId="2E79C63E" w14:textId="77777777" w:rsidR="00A305C3" w:rsidRPr="00295394" w:rsidRDefault="00A305C3" w:rsidP="00A305C3">
            <w:pPr>
              <w:widowControl w:val="0"/>
              <w:numPr>
                <w:ilvl w:val="0"/>
                <w:numId w:val="15"/>
              </w:numPr>
              <w:pBdr>
                <w:top w:val="nil"/>
                <w:left w:val="nil"/>
                <w:bottom w:val="nil"/>
                <w:right w:val="nil"/>
                <w:between w:val="nil"/>
              </w:pBdr>
              <w:tabs>
                <w:tab w:val="left" w:pos="108"/>
              </w:tabs>
              <w:spacing w:line="257" w:lineRule="auto"/>
              <w:ind w:hanging="361"/>
              <w:rPr>
                <w:noProof/>
                <w:lang w:val="id-ID"/>
              </w:rPr>
            </w:pPr>
            <w:r w:rsidRPr="00295394">
              <w:rPr>
                <w:noProof/>
                <w:color w:val="000000"/>
                <w:lang w:val="id-ID"/>
              </w:rPr>
              <w:t>Perkiraan Biaya</w:t>
            </w:r>
          </w:p>
        </w:tc>
        <w:tc>
          <w:tcPr>
            <w:tcW w:w="103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0B6F97D" w14:textId="77777777" w:rsidR="00A305C3" w:rsidRPr="00295394" w:rsidRDefault="00A305C3" w:rsidP="00BE13ED">
            <w:pPr>
              <w:widowControl w:val="0"/>
              <w:pBdr>
                <w:top w:val="nil"/>
                <w:left w:val="nil"/>
                <w:bottom w:val="nil"/>
                <w:right w:val="nil"/>
                <w:between w:val="nil"/>
              </w:pBdr>
              <w:spacing w:before="10"/>
              <w:rPr>
                <w:b/>
                <w:noProof/>
                <w:color w:val="000000"/>
                <w:lang w:val="id-ID"/>
              </w:rPr>
            </w:pPr>
          </w:p>
          <w:p w14:paraId="568DF664" w14:textId="77777777" w:rsidR="00A305C3" w:rsidRPr="00295394" w:rsidRDefault="00A305C3" w:rsidP="00BE13ED">
            <w:pPr>
              <w:widowControl w:val="0"/>
              <w:pBdr>
                <w:top w:val="nil"/>
                <w:left w:val="nil"/>
                <w:bottom w:val="nil"/>
                <w:right w:val="nil"/>
                <w:between w:val="nil"/>
              </w:pBdr>
              <w:ind w:left="323"/>
              <w:rPr>
                <w:noProof/>
                <w:color w:val="000000"/>
                <w:lang w:val="id-ID"/>
              </w:rPr>
            </w:pPr>
            <w:r w:rsidRPr="00295394">
              <w:rPr>
                <w:noProof/>
                <w:color w:val="000000"/>
                <w:lang w:val="id-ID"/>
              </w:rPr>
              <w:t>15</w:t>
            </w:r>
          </w:p>
        </w:tc>
        <w:tc>
          <w:tcPr>
            <w:tcW w:w="85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F324D32" w14:textId="77777777" w:rsidR="00A305C3" w:rsidRPr="00295394" w:rsidRDefault="00A305C3" w:rsidP="00BE13ED">
            <w:pPr>
              <w:widowControl w:val="0"/>
              <w:pBdr>
                <w:top w:val="nil"/>
                <w:left w:val="nil"/>
                <w:bottom w:val="nil"/>
                <w:right w:val="nil"/>
                <w:between w:val="nil"/>
              </w:pBdr>
              <w:rPr>
                <w:noProof/>
                <w:color w:val="000000"/>
                <w:lang w:val="id-ID"/>
              </w:rPr>
            </w:pPr>
          </w:p>
        </w:tc>
        <w:tc>
          <w:tcPr>
            <w:tcW w:w="94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7C83C19" w14:textId="77777777" w:rsidR="00A305C3" w:rsidRPr="00295394" w:rsidRDefault="00A305C3" w:rsidP="00BE13ED">
            <w:pPr>
              <w:widowControl w:val="0"/>
              <w:pBdr>
                <w:top w:val="nil"/>
                <w:left w:val="nil"/>
                <w:bottom w:val="nil"/>
                <w:right w:val="nil"/>
                <w:between w:val="nil"/>
              </w:pBdr>
              <w:rPr>
                <w:noProof/>
                <w:color w:val="000000"/>
                <w:lang w:val="id-ID"/>
              </w:rPr>
            </w:pPr>
          </w:p>
        </w:tc>
      </w:tr>
      <w:tr w:rsidR="00207AA5" w:rsidRPr="00295394" w14:paraId="2D4D9024" w14:textId="77777777" w:rsidTr="004C4F5F">
        <w:trPr>
          <w:trHeight w:val="1103"/>
        </w:trPr>
        <w:tc>
          <w:tcPr>
            <w:tcW w:w="56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BEB7C29" w14:textId="77777777" w:rsidR="00A305C3" w:rsidRPr="00295394" w:rsidRDefault="00A305C3" w:rsidP="00BE13ED">
            <w:pPr>
              <w:widowControl w:val="0"/>
              <w:pBdr>
                <w:top w:val="nil"/>
                <w:left w:val="nil"/>
                <w:bottom w:val="nil"/>
                <w:right w:val="nil"/>
                <w:between w:val="nil"/>
              </w:pBdr>
              <w:spacing w:line="275" w:lineRule="auto"/>
              <w:ind w:left="71"/>
              <w:rPr>
                <w:noProof/>
                <w:color w:val="000000"/>
                <w:lang w:val="id-ID"/>
              </w:rPr>
            </w:pPr>
            <w:r w:rsidRPr="00295394">
              <w:rPr>
                <w:noProof/>
                <w:color w:val="000000"/>
                <w:lang w:val="id-ID"/>
              </w:rPr>
              <w:t>4.</w:t>
            </w:r>
          </w:p>
        </w:tc>
        <w:tc>
          <w:tcPr>
            <w:tcW w:w="192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407300D" w14:textId="77777777" w:rsidR="00A305C3" w:rsidRPr="00295394" w:rsidRDefault="00A305C3" w:rsidP="00BE13ED">
            <w:pPr>
              <w:widowControl w:val="0"/>
              <w:pBdr>
                <w:top w:val="nil"/>
                <w:left w:val="nil"/>
                <w:bottom w:val="nil"/>
                <w:right w:val="nil"/>
                <w:between w:val="nil"/>
              </w:pBdr>
              <w:spacing w:line="275" w:lineRule="auto"/>
              <w:ind w:left="107"/>
              <w:rPr>
                <w:noProof/>
                <w:color w:val="000000"/>
                <w:lang w:val="id-ID"/>
              </w:rPr>
            </w:pPr>
            <w:r w:rsidRPr="00295394">
              <w:rPr>
                <w:noProof/>
                <w:color w:val="000000"/>
                <w:lang w:val="id-ID"/>
              </w:rPr>
              <w:t>Kebahasaan</w:t>
            </w:r>
          </w:p>
        </w:tc>
        <w:tc>
          <w:tcPr>
            <w:tcW w:w="29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72CB1FA3" w14:textId="77777777" w:rsidR="00A305C3" w:rsidRPr="00295394" w:rsidRDefault="00A305C3" w:rsidP="00BE13ED">
            <w:pPr>
              <w:widowControl w:val="0"/>
              <w:numPr>
                <w:ilvl w:val="0"/>
                <w:numId w:val="5"/>
              </w:numPr>
              <w:pBdr>
                <w:top w:val="nil"/>
                <w:left w:val="nil"/>
                <w:bottom w:val="nil"/>
                <w:right w:val="nil"/>
                <w:between w:val="nil"/>
              </w:pBdr>
              <w:tabs>
                <w:tab w:val="left" w:pos="108"/>
              </w:tabs>
              <w:spacing w:line="275" w:lineRule="auto"/>
              <w:ind w:hanging="361"/>
              <w:rPr>
                <w:noProof/>
                <w:lang w:val="id-ID"/>
              </w:rPr>
            </w:pPr>
            <w:r w:rsidRPr="00295394">
              <w:rPr>
                <w:noProof/>
                <w:color w:val="000000"/>
                <w:lang w:val="id-ID"/>
              </w:rPr>
              <w:t>Bahasa Proposal</w:t>
            </w:r>
          </w:p>
          <w:p w14:paraId="7589A3E7" w14:textId="77777777" w:rsidR="00A305C3" w:rsidRPr="00295394" w:rsidRDefault="00A305C3" w:rsidP="00BE13ED">
            <w:pPr>
              <w:widowControl w:val="0"/>
              <w:numPr>
                <w:ilvl w:val="0"/>
                <w:numId w:val="5"/>
              </w:numPr>
              <w:pBdr>
                <w:top w:val="nil"/>
                <w:left w:val="nil"/>
                <w:bottom w:val="nil"/>
                <w:right w:val="nil"/>
                <w:between w:val="nil"/>
              </w:pBdr>
              <w:tabs>
                <w:tab w:val="left" w:pos="828"/>
              </w:tabs>
              <w:ind w:left="467" w:right="718" w:firstLine="0"/>
              <w:rPr>
                <w:noProof/>
                <w:lang w:val="id-ID"/>
              </w:rPr>
            </w:pPr>
            <w:r w:rsidRPr="00295394">
              <w:rPr>
                <w:noProof/>
                <w:color w:val="000000"/>
                <w:lang w:val="id-ID"/>
              </w:rPr>
              <w:t>Daftar Pustaka (keserasian dan</w:t>
            </w:r>
          </w:p>
          <w:p w14:paraId="3C61C024" w14:textId="77777777" w:rsidR="00A305C3" w:rsidRPr="00295394" w:rsidRDefault="00A305C3" w:rsidP="00BE13ED">
            <w:pPr>
              <w:widowControl w:val="0"/>
              <w:pBdr>
                <w:top w:val="nil"/>
                <w:left w:val="nil"/>
                <w:bottom w:val="nil"/>
                <w:right w:val="nil"/>
                <w:between w:val="nil"/>
              </w:pBdr>
              <w:spacing w:line="257" w:lineRule="auto"/>
              <w:ind w:left="467"/>
              <w:rPr>
                <w:noProof/>
                <w:color w:val="000000"/>
                <w:lang w:val="id-ID"/>
              </w:rPr>
            </w:pPr>
            <w:r w:rsidRPr="00295394">
              <w:rPr>
                <w:noProof/>
                <w:lang w:val="id-ID"/>
              </w:rPr>
              <w:t>substansi</w:t>
            </w:r>
            <w:r w:rsidRPr="00295394">
              <w:rPr>
                <w:noProof/>
                <w:color w:val="000000"/>
                <w:lang w:val="id-ID"/>
              </w:rPr>
              <w:t xml:space="preserve"> kemutakhiran)</w:t>
            </w:r>
          </w:p>
        </w:tc>
        <w:tc>
          <w:tcPr>
            <w:tcW w:w="103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0D14FC39" w14:textId="77777777" w:rsidR="00A305C3" w:rsidRPr="00295394" w:rsidRDefault="00A305C3" w:rsidP="00BE13ED">
            <w:pPr>
              <w:widowControl w:val="0"/>
              <w:pBdr>
                <w:top w:val="nil"/>
                <w:left w:val="nil"/>
                <w:bottom w:val="nil"/>
                <w:right w:val="nil"/>
                <w:between w:val="nil"/>
              </w:pBdr>
              <w:spacing w:before="10"/>
              <w:rPr>
                <w:b/>
                <w:noProof/>
                <w:color w:val="000000"/>
                <w:lang w:val="id-ID"/>
              </w:rPr>
            </w:pPr>
          </w:p>
          <w:p w14:paraId="791CD3B2" w14:textId="77777777" w:rsidR="00A305C3" w:rsidRPr="00295394" w:rsidRDefault="00A305C3" w:rsidP="00BE13ED">
            <w:pPr>
              <w:widowControl w:val="0"/>
              <w:pBdr>
                <w:top w:val="nil"/>
                <w:left w:val="nil"/>
                <w:bottom w:val="nil"/>
                <w:right w:val="nil"/>
                <w:between w:val="nil"/>
              </w:pBdr>
              <w:ind w:left="323"/>
              <w:rPr>
                <w:noProof/>
                <w:color w:val="000000"/>
                <w:lang w:val="id-ID"/>
              </w:rPr>
            </w:pPr>
            <w:r w:rsidRPr="00295394">
              <w:rPr>
                <w:noProof/>
                <w:color w:val="000000"/>
                <w:lang w:val="id-ID"/>
              </w:rPr>
              <w:t>25</w:t>
            </w:r>
          </w:p>
        </w:tc>
        <w:tc>
          <w:tcPr>
            <w:tcW w:w="85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1F24E52" w14:textId="77777777" w:rsidR="00A305C3" w:rsidRPr="00295394" w:rsidRDefault="00A305C3" w:rsidP="00BE13ED">
            <w:pPr>
              <w:widowControl w:val="0"/>
              <w:pBdr>
                <w:top w:val="nil"/>
                <w:left w:val="nil"/>
                <w:bottom w:val="nil"/>
                <w:right w:val="nil"/>
                <w:between w:val="nil"/>
              </w:pBdr>
              <w:rPr>
                <w:noProof/>
                <w:color w:val="000000"/>
                <w:lang w:val="id-ID"/>
              </w:rPr>
            </w:pPr>
          </w:p>
        </w:tc>
        <w:tc>
          <w:tcPr>
            <w:tcW w:w="94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27B386F8" w14:textId="77777777" w:rsidR="00A305C3" w:rsidRPr="00295394" w:rsidRDefault="00A305C3" w:rsidP="00BE13ED">
            <w:pPr>
              <w:widowControl w:val="0"/>
              <w:pBdr>
                <w:top w:val="nil"/>
                <w:left w:val="nil"/>
                <w:bottom w:val="nil"/>
                <w:right w:val="nil"/>
                <w:between w:val="nil"/>
              </w:pBdr>
              <w:rPr>
                <w:noProof/>
                <w:color w:val="000000"/>
                <w:lang w:val="id-ID"/>
              </w:rPr>
            </w:pPr>
          </w:p>
        </w:tc>
      </w:tr>
      <w:tr w:rsidR="00B07CA1" w:rsidRPr="00295394" w14:paraId="784021D1" w14:textId="77777777" w:rsidTr="004C4F5F">
        <w:trPr>
          <w:trHeight w:val="275"/>
        </w:trPr>
        <w:tc>
          <w:tcPr>
            <w:tcW w:w="736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139F89D3" w14:textId="77777777" w:rsidR="00A305C3" w:rsidRPr="00295394" w:rsidRDefault="00A305C3" w:rsidP="684A5EF9">
            <w:pPr>
              <w:widowControl w:val="0"/>
              <w:pBdr>
                <w:top w:val="nil"/>
                <w:left w:val="nil"/>
                <w:bottom w:val="nil"/>
                <w:right w:val="nil"/>
                <w:between w:val="nil"/>
              </w:pBdr>
              <w:spacing w:line="256" w:lineRule="auto"/>
              <w:ind w:left="2880" w:right="2739"/>
              <w:jc w:val="center"/>
              <w:rPr>
                <w:noProof/>
                <w:color w:val="000000"/>
                <w:lang w:val="id-ID"/>
              </w:rPr>
            </w:pPr>
            <w:r w:rsidRPr="00295394">
              <w:rPr>
                <w:noProof/>
                <w:color w:val="000000" w:themeColor="text1"/>
                <w:lang w:val="id-ID"/>
              </w:rPr>
              <w:t>NILAI TOTAL</w:t>
            </w:r>
          </w:p>
        </w:tc>
        <w:tc>
          <w:tcPr>
            <w:tcW w:w="94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6A7727D6" w14:textId="77777777" w:rsidR="00A305C3" w:rsidRPr="00295394" w:rsidRDefault="00A305C3" w:rsidP="00BE13ED">
            <w:pPr>
              <w:widowControl w:val="0"/>
              <w:pBdr>
                <w:top w:val="nil"/>
                <w:left w:val="nil"/>
                <w:bottom w:val="nil"/>
                <w:right w:val="nil"/>
                <w:between w:val="nil"/>
              </w:pBdr>
              <w:rPr>
                <w:noProof/>
                <w:color w:val="000000"/>
                <w:lang w:val="id-ID"/>
              </w:rPr>
            </w:pPr>
          </w:p>
        </w:tc>
      </w:tr>
    </w:tbl>
    <w:p w14:paraId="4F5E5067" w14:textId="77777777" w:rsidR="00A305C3" w:rsidRPr="00295394" w:rsidRDefault="00A305C3" w:rsidP="00A305C3">
      <w:pPr>
        <w:widowControl w:val="0"/>
        <w:numPr>
          <w:ilvl w:val="1"/>
          <w:numId w:val="13"/>
        </w:numPr>
        <w:pBdr>
          <w:top w:val="nil"/>
          <w:left w:val="nil"/>
          <w:bottom w:val="nil"/>
          <w:right w:val="nil"/>
          <w:between w:val="nil"/>
        </w:pBdr>
        <w:tabs>
          <w:tab w:val="left" w:pos="721"/>
        </w:tabs>
        <w:spacing w:line="256" w:lineRule="auto"/>
        <w:ind w:left="567" w:right="3" w:hanging="567"/>
        <w:jc w:val="both"/>
        <w:rPr>
          <w:noProof/>
          <w:color w:val="000000"/>
          <w:lang w:val="id-ID"/>
        </w:rPr>
      </w:pPr>
      <w:r w:rsidRPr="00295394">
        <w:rPr>
          <w:noProof/>
          <w:color w:val="000000"/>
          <w:lang w:val="id-ID"/>
        </w:rPr>
        <w:t>Masing-masing kriteria diberi skor 1, 2, 4, dan 5 (1 = sangat kurang, 2 = kurang, 4 = baik, 5 = sangat baik) yang mencerminkan skor seluruh butir yang dinilai dalam masing-masing kriteria.</w:t>
      </w:r>
    </w:p>
    <w:p w14:paraId="703F5475" w14:textId="77777777" w:rsidR="00A305C3" w:rsidRPr="00295394" w:rsidRDefault="00A305C3" w:rsidP="00A305C3">
      <w:pPr>
        <w:widowControl w:val="0"/>
        <w:numPr>
          <w:ilvl w:val="1"/>
          <w:numId w:val="13"/>
        </w:numPr>
        <w:pBdr>
          <w:top w:val="nil"/>
          <w:left w:val="nil"/>
          <w:bottom w:val="nil"/>
          <w:right w:val="nil"/>
          <w:between w:val="nil"/>
        </w:pBdr>
        <w:tabs>
          <w:tab w:val="left" w:pos="721"/>
        </w:tabs>
        <w:spacing w:line="275" w:lineRule="auto"/>
        <w:ind w:left="567" w:right="3" w:hanging="567"/>
        <w:jc w:val="both"/>
        <w:rPr>
          <w:noProof/>
          <w:color w:val="000000"/>
          <w:lang w:val="id-ID"/>
        </w:rPr>
      </w:pPr>
      <w:r w:rsidRPr="00295394">
        <w:rPr>
          <w:noProof/>
          <w:color w:val="000000"/>
          <w:lang w:val="id-ID"/>
        </w:rPr>
        <w:t>Nilai = Skor x Bobot; Nilai Total = N1 + N2 + N3 + N4 + N5</w:t>
      </w:r>
    </w:p>
    <w:p w14:paraId="489812ED" w14:textId="77777777" w:rsidR="00A305C3" w:rsidRPr="00295394" w:rsidRDefault="00A305C3" w:rsidP="00A305C3">
      <w:pPr>
        <w:widowControl w:val="0"/>
        <w:numPr>
          <w:ilvl w:val="1"/>
          <w:numId w:val="13"/>
        </w:numPr>
        <w:pBdr>
          <w:top w:val="nil"/>
          <w:left w:val="nil"/>
          <w:bottom w:val="nil"/>
          <w:right w:val="nil"/>
          <w:between w:val="nil"/>
        </w:pBdr>
        <w:tabs>
          <w:tab w:val="left" w:pos="721"/>
        </w:tabs>
        <w:spacing w:before="27"/>
        <w:ind w:left="567" w:right="3" w:hanging="567"/>
        <w:jc w:val="both"/>
        <w:rPr>
          <w:noProof/>
          <w:color w:val="000000"/>
          <w:lang w:val="id-ID"/>
        </w:rPr>
      </w:pPr>
      <w:r w:rsidRPr="00295394">
        <w:rPr>
          <w:rFonts w:eastAsia="Gungsuh"/>
          <w:noProof/>
          <w:color w:val="000000"/>
          <w:lang w:val="id-ID"/>
        </w:rPr>
        <w:t>Hasil Penilaian: Nilai Total ≥ 400 (Diterima ); Nilai Total &lt; 400 ( Ditolak )</w:t>
      </w:r>
    </w:p>
    <w:p w14:paraId="0D1AE2D8" w14:textId="77777777" w:rsidR="00A305C3" w:rsidRPr="00295394" w:rsidRDefault="00A305C3" w:rsidP="00A305C3">
      <w:pPr>
        <w:widowControl w:val="0"/>
        <w:pBdr>
          <w:top w:val="nil"/>
          <w:left w:val="nil"/>
          <w:bottom w:val="nil"/>
          <w:right w:val="nil"/>
          <w:between w:val="nil"/>
        </w:pBdr>
        <w:rPr>
          <w:noProof/>
          <w:color w:val="000000"/>
          <w:lang w:val="id-ID"/>
        </w:rPr>
      </w:pPr>
    </w:p>
    <w:p w14:paraId="1CAB4ACA" w14:textId="77777777" w:rsidR="00A305C3" w:rsidRPr="00295394" w:rsidRDefault="00A305C3" w:rsidP="00A305C3">
      <w:pPr>
        <w:widowControl w:val="0"/>
        <w:pBdr>
          <w:top w:val="nil"/>
          <w:left w:val="nil"/>
          <w:bottom w:val="nil"/>
          <w:right w:val="nil"/>
          <w:between w:val="nil"/>
        </w:pBdr>
        <w:spacing w:before="2"/>
        <w:rPr>
          <w:noProof/>
          <w:color w:val="000000"/>
          <w:lang w:val="id-ID"/>
        </w:rPr>
      </w:pPr>
    </w:p>
    <w:p w14:paraId="081802D7" w14:textId="77777777" w:rsidR="00A305C3" w:rsidRPr="00295394" w:rsidRDefault="00A305C3" w:rsidP="00A305C3">
      <w:pPr>
        <w:widowControl w:val="0"/>
        <w:pBdr>
          <w:top w:val="nil"/>
          <w:left w:val="nil"/>
          <w:bottom w:val="nil"/>
          <w:right w:val="nil"/>
          <w:between w:val="nil"/>
        </w:pBdr>
        <w:spacing w:before="2"/>
        <w:rPr>
          <w:noProof/>
          <w:color w:val="000000"/>
          <w:lang w:val="id-ID"/>
        </w:rPr>
      </w:pPr>
    </w:p>
    <w:p w14:paraId="37B59649" w14:textId="77777777" w:rsidR="00A305C3" w:rsidRPr="00295394" w:rsidRDefault="00A305C3" w:rsidP="00A305C3">
      <w:pPr>
        <w:widowControl w:val="0"/>
        <w:pBdr>
          <w:top w:val="nil"/>
          <w:left w:val="nil"/>
          <w:bottom w:val="nil"/>
          <w:right w:val="nil"/>
          <w:between w:val="nil"/>
        </w:pBdr>
        <w:spacing w:before="2"/>
        <w:rPr>
          <w:noProof/>
          <w:color w:val="000000"/>
          <w:lang w:val="id-ID"/>
        </w:rPr>
      </w:pPr>
    </w:p>
    <w:p w14:paraId="2F822053" w14:textId="77777777" w:rsidR="00A305C3" w:rsidRPr="00295394" w:rsidRDefault="00A305C3" w:rsidP="00A305C3">
      <w:pPr>
        <w:widowControl w:val="0"/>
        <w:pBdr>
          <w:top w:val="nil"/>
          <w:left w:val="nil"/>
          <w:bottom w:val="nil"/>
          <w:right w:val="nil"/>
          <w:between w:val="nil"/>
        </w:pBdr>
        <w:spacing w:before="2"/>
        <w:rPr>
          <w:noProof/>
          <w:color w:val="000000"/>
          <w:lang w:val="id-ID"/>
        </w:rPr>
      </w:pPr>
    </w:p>
    <w:p w14:paraId="5B7D3CA7" w14:textId="4C53376D" w:rsidR="00A305C3" w:rsidRPr="00295394" w:rsidRDefault="00A305C3" w:rsidP="00A305C3">
      <w:pPr>
        <w:widowControl w:val="0"/>
        <w:pBdr>
          <w:top w:val="nil"/>
          <w:left w:val="nil"/>
          <w:bottom w:val="nil"/>
          <w:right w:val="nil"/>
          <w:between w:val="nil"/>
        </w:pBdr>
        <w:spacing w:before="2"/>
        <w:rPr>
          <w:noProof/>
          <w:color w:val="000000"/>
          <w:lang w:val="id-ID"/>
        </w:rPr>
      </w:pPr>
      <w:r w:rsidRPr="00295394">
        <w:rPr>
          <w:noProof/>
          <w:lang w:val="id-ID"/>
        </w:rPr>
        <mc:AlternateContent>
          <mc:Choice Requires="wps">
            <w:drawing>
              <wp:anchor distT="0" distB="0" distL="114300" distR="114300" simplePos="0" relativeHeight="251658240" behindDoc="0" locked="0" layoutInCell="1" hidden="0" allowOverlap="1" wp14:anchorId="0F5B9915" wp14:editId="480C6DCE">
                <wp:simplePos x="0" y="0"/>
                <wp:positionH relativeFrom="column">
                  <wp:posOffset>2683055</wp:posOffset>
                </wp:positionH>
                <wp:positionV relativeFrom="paragraph">
                  <wp:posOffset>40580</wp:posOffset>
                </wp:positionV>
                <wp:extent cx="2373625" cy="1250953"/>
                <wp:effectExtent l="0" t="0" r="0" b="0"/>
                <wp:wrapNone/>
                <wp:docPr id="1" name="Rectangle 1"/>
                <wp:cNvGraphicFramePr/>
                <a:graphic xmlns:a="http://schemas.openxmlformats.org/drawingml/2006/main">
                  <a:graphicData uri="http://schemas.microsoft.com/office/word/2010/wordprocessingShape">
                    <wps:wsp>
                      <wps:cNvSpPr/>
                      <wps:spPr>
                        <a:xfrm>
                          <a:off x="0" y="0"/>
                          <a:ext cx="2373625" cy="1250953"/>
                        </a:xfrm>
                        <a:prstGeom prst="rect">
                          <a:avLst/>
                        </a:prstGeom>
                        <a:noFill/>
                        <a:ln w="12700" cap="flat" cmpd="sng">
                          <a:solidFill>
                            <a:srgbClr val="000000"/>
                          </a:solidFill>
                          <a:prstDash val="solid"/>
                          <a:round/>
                          <a:headEnd type="none" w="sm" len="sm"/>
                          <a:tailEnd type="none" w="sm" len="sm"/>
                        </a:ln>
                      </wps:spPr>
                      <wps:txbx>
                        <w:txbxContent>
                          <w:p w14:paraId="42AD6259" w14:textId="77777777" w:rsidR="00A305C3" w:rsidRDefault="00A305C3" w:rsidP="00A305C3">
                            <w:pPr>
                              <w:spacing w:before="46"/>
                              <w:ind w:left="221"/>
                              <w:textDirection w:val="btLr"/>
                            </w:pPr>
                            <w:r>
                              <w:rPr>
                                <w:b/>
                                <w:color w:val="000000"/>
                              </w:rPr>
                              <w:t>Saran untuk Pengusul:</w:t>
                            </w:r>
                          </w:p>
                        </w:txbxContent>
                      </wps:txbx>
                      <wps:bodyPr spcFirstLastPara="1" wrap="square" lIns="0" tIns="0" rIns="0" bIns="0" anchor="t" anchorCtr="0">
                        <a:noAutofit/>
                      </wps:bodyPr>
                    </wps:wsp>
                  </a:graphicData>
                </a:graphic>
              </wp:anchor>
            </w:drawing>
          </mc:Choice>
          <mc:Fallback>
            <w:pict>
              <v:rect w14:anchorId="0F5B9915" id="Rectangle 1" o:spid="_x0000_s1026" style="position:absolute;margin-left:211.25pt;margin-top:3.2pt;width:186.9pt;height:9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" filled="f" strokeweight="1pt">
                <v:stroke startarrowwidth="narrow" startarrowlength="short" endarrowwidth="narrow" endarrowlength="short" joinstyle="round"/>
                <v:textbox inset="0,0,0,0">
                  <w:txbxContent>
                    <w:p w14:paraId="42AD6259" w14:textId="77777777" w:rsidR="00A305C3" w:rsidRDefault="00A305C3" w:rsidP="00A305C3">
                      <w:pPr>
                        <w:spacing w:before="46"/>
                        <w:ind w:left="221"/>
                        <w:textDirection w:val="btLr"/>
                      </w:pPr>
                      <w:r>
                        <w:rPr>
                          <w:b/>
                          <w:color w:val="000000"/>
                        </w:rPr>
                        <w:t>Saran untuk Pengusul:</w:t>
                      </w:r>
                    </w:p>
                  </w:txbxContent>
                </v:textbox>
              </v:rect>
            </w:pict>
          </mc:Fallback>
        </mc:AlternateContent>
      </w:r>
    </w:p>
    <w:p w14:paraId="6E8CB7BE" w14:textId="77777777" w:rsidR="00A305C3" w:rsidRPr="00295394" w:rsidRDefault="00A305C3" w:rsidP="00A305C3">
      <w:pPr>
        <w:widowControl w:val="0"/>
        <w:pBdr>
          <w:top w:val="nil"/>
          <w:left w:val="nil"/>
          <w:bottom w:val="nil"/>
          <w:right w:val="nil"/>
          <w:between w:val="nil"/>
        </w:pBdr>
        <w:ind w:left="567"/>
        <w:rPr>
          <w:noProof/>
          <w:color w:val="000000"/>
          <w:lang w:val="id-ID"/>
        </w:rPr>
      </w:pPr>
      <w:r w:rsidRPr="00295394">
        <w:rPr>
          <w:noProof/>
          <w:color w:val="000000"/>
          <w:lang w:val="id-ID"/>
        </w:rPr>
        <w:t>Depok, ……………………</w:t>
      </w:r>
    </w:p>
    <w:p w14:paraId="2771F580" w14:textId="77777777" w:rsidR="00A305C3" w:rsidRPr="00295394" w:rsidRDefault="00A305C3" w:rsidP="00A305C3">
      <w:pPr>
        <w:widowControl w:val="0"/>
        <w:pBdr>
          <w:top w:val="nil"/>
          <w:left w:val="nil"/>
          <w:bottom w:val="nil"/>
          <w:right w:val="nil"/>
          <w:between w:val="nil"/>
        </w:pBdr>
        <w:spacing w:before="22"/>
        <w:ind w:left="567"/>
        <w:rPr>
          <w:noProof/>
          <w:color w:val="000000"/>
          <w:lang w:val="id-ID"/>
        </w:rPr>
      </w:pPr>
      <w:r w:rsidRPr="00295394">
        <w:rPr>
          <w:noProof/>
          <w:color w:val="000000"/>
          <w:lang w:val="id-ID"/>
        </w:rPr>
        <w:t>Penilai</w:t>
      </w:r>
    </w:p>
    <w:p w14:paraId="59E4048B" w14:textId="77777777" w:rsidR="00A305C3" w:rsidRPr="00295394" w:rsidRDefault="00A305C3" w:rsidP="00A305C3">
      <w:pPr>
        <w:widowControl w:val="0"/>
        <w:pBdr>
          <w:top w:val="nil"/>
          <w:left w:val="nil"/>
          <w:bottom w:val="nil"/>
          <w:right w:val="nil"/>
          <w:between w:val="nil"/>
        </w:pBdr>
        <w:ind w:left="567"/>
        <w:rPr>
          <w:noProof/>
          <w:color w:val="000000"/>
          <w:lang w:val="id-ID"/>
        </w:rPr>
      </w:pPr>
    </w:p>
    <w:p w14:paraId="1B8F288F" w14:textId="77777777" w:rsidR="00A305C3" w:rsidRPr="00295394" w:rsidRDefault="00A305C3" w:rsidP="00A305C3">
      <w:pPr>
        <w:widowControl w:val="0"/>
        <w:pBdr>
          <w:top w:val="nil"/>
          <w:left w:val="nil"/>
          <w:bottom w:val="nil"/>
          <w:right w:val="nil"/>
          <w:between w:val="nil"/>
        </w:pBdr>
        <w:ind w:left="567"/>
        <w:rPr>
          <w:noProof/>
          <w:color w:val="000000"/>
          <w:lang w:val="id-ID"/>
        </w:rPr>
      </w:pPr>
    </w:p>
    <w:p w14:paraId="5E13A42E" w14:textId="77777777" w:rsidR="00A305C3" w:rsidRPr="00295394" w:rsidRDefault="00A305C3" w:rsidP="00A305C3">
      <w:pPr>
        <w:widowControl w:val="0"/>
        <w:pBdr>
          <w:top w:val="nil"/>
          <w:left w:val="nil"/>
          <w:bottom w:val="nil"/>
          <w:right w:val="nil"/>
          <w:between w:val="nil"/>
        </w:pBdr>
        <w:spacing w:before="6"/>
        <w:ind w:left="567"/>
        <w:rPr>
          <w:noProof/>
          <w:color w:val="000000"/>
          <w:lang w:val="id-ID"/>
        </w:rPr>
      </w:pPr>
    </w:p>
    <w:p w14:paraId="328E5553" w14:textId="77777777" w:rsidR="00A305C3" w:rsidRPr="00295394" w:rsidRDefault="00A305C3" w:rsidP="00A305C3">
      <w:pPr>
        <w:widowControl w:val="0"/>
        <w:pBdr>
          <w:top w:val="nil"/>
          <w:left w:val="nil"/>
          <w:bottom w:val="nil"/>
          <w:right w:val="nil"/>
          <w:between w:val="nil"/>
        </w:pBdr>
        <w:spacing w:line="256" w:lineRule="auto"/>
        <w:ind w:left="567" w:right="3830"/>
        <w:rPr>
          <w:noProof/>
          <w:color w:val="000000"/>
          <w:lang w:val="id-ID"/>
        </w:rPr>
      </w:pPr>
      <w:r w:rsidRPr="00295394">
        <w:rPr>
          <w:strike/>
          <w:noProof/>
          <w:color w:val="000000"/>
          <w:lang w:val="id-ID"/>
        </w:rPr>
        <w:t>……………………………….</w:t>
      </w:r>
      <w:r w:rsidRPr="00295394">
        <w:rPr>
          <w:noProof/>
          <w:color w:val="000000"/>
          <w:lang w:val="id-ID"/>
        </w:rPr>
        <w:t xml:space="preserve"> NIP.</w:t>
      </w:r>
    </w:p>
    <w:p w14:paraId="196C181D" w14:textId="45499E6D" w:rsidR="00B6696E" w:rsidRPr="00295394" w:rsidRDefault="00B6696E">
      <w:pPr>
        <w:rPr>
          <w:noProof/>
          <w:color w:val="000000"/>
          <w:lang w:val="id-ID"/>
        </w:rPr>
      </w:pPr>
      <w:r w:rsidRPr="00295394">
        <w:rPr>
          <w:noProof/>
          <w:color w:val="000000"/>
          <w:lang w:val="id-ID"/>
        </w:rPr>
        <w:br w:type="page"/>
      </w:r>
    </w:p>
    <w:p w14:paraId="344F90B8" w14:textId="77777777" w:rsidR="00A305C3" w:rsidRPr="00295394" w:rsidRDefault="00A305C3" w:rsidP="00A305C3">
      <w:pPr>
        <w:widowControl w:val="0"/>
        <w:pBdr>
          <w:top w:val="nil"/>
          <w:left w:val="nil"/>
          <w:bottom w:val="nil"/>
          <w:right w:val="nil"/>
          <w:between w:val="nil"/>
        </w:pBdr>
        <w:rPr>
          <w:noProof/>
          <w:color w:val="000000"/>
          <w:lang w:val="id-ID"/>
        </w:rPr>
      </w:pPr>
    </w:p>
    <w:p w14:paraId="6B40D652" w14:textId="25669A78" w:rsidR="00770D5F" w:rsidRPr="00295394" w:rsidRDefault="00217986" w:rsidP="009F3467">
      <w:pPr>
        <w:pStyle w:val="Heading1"/>
        <w:numPr>
          <w:ilvl w:val="0"/>
          <w:numId w:val="29"/>
        </w:numPr>
        <w:rPr>
          <w:noProof/>
        </w:rPr>
      </w:pPr>
      <w:r w:rsidRPr="00295394">
        <w:rPr>
          <w:noProof/>
        </w:rPr>
        <w:t>PENDAHULUAN</w:t>
      </w:r>
    </w:p>
    <w:p w14:paraId="34E082B3" w14:textId="77777777" w:rsidR="00B6696E" w:rsidRPr="00295394" w:rsidRDefault="00B6696E" w:rsidP="00B6696E">
      <w:pPr>
        <w:rPr>
          <w:noProof/>
          <w:lang w:val="id-ID"/>
        </w:rPr>
      </w:pPr>
    </w:p>
    <w:p w14:paraId="316B067E" w14:textId="28BE016D" w:rsidR="00770D5F" w:rsidRPr="00DB0D2E" w:rsidRDefault="00A60F03" w:rsidP="009F3467">
      <w:pPr>
        <w:pStyle w:val="Heading2"/>
        <w:numPr>
          <w:ilvl w:val="0"/>
          <w:numId w:val="0"/>
        </w:numPr>
        <w:ind w:left="360"/>
        <w:rPr>
          <w:noProof/>
          <w:color w:val="FF0000"/>
        </w:rPr>
      </w:pPr>
      <w:bookmarkStart w:id="0" w:name="_gjdgxs" w:colFirst="0" w:colLast="0"/>
      <w:bookmarkEnd w:id="0"/>
      <w:r w:rsidRPr="00295394">
        <w:rPr>
          <w:noProof/>
        </w:rPr>
        <w:t xml:space="preserve">      </w:t>
      </w:r>
      <w:r w:rsidR="009F3467" w:rsidRPr="00295394">
        <w:rPr>
          <w:noProof/>
        </w:rPr>
        <w:t xml:space="preserve">a. </w:t>
      </w:r>
      <w:r w:rsidR="00FC57E9" w:rsidRPr="00295394">
        <w:rPr>
          <w:noProof/>
        </w:rPr>
        <w:t xml:space="preserve">       </w:t>
      </w:r>
      <w:r w:rsidR="001E7F9F" w:rsidRPr="00295394">
        <w:rPr>
          <w:noProof/>
        </w:rPr>
        <w:t xml:space="preserve"> </w:t>
      </w:r>
      <w:r w:rsidR="00217986" w:rsidRPr="00295394">
        <w:rPr>
          <w:noProof/>
        </w:rPr>
        <w:t>Latar Belakang</w:t>
      </w:r>
    </w:p>
    <w:p w14:paraId="0D677600" w14:textId="4F81EC6C" w:rsidR="002867BD" w:rsidRPr="003B41EF" w:rsidRDefault="002867BD" w:rsidP="003B41EF">
      <w:pPr>
        <w:pStyle w:val="pf0"/>
        <w:spacing w:line="360" w:lineRule="auto"/>
        <w:jc w:val="both"/>
      </w:pPr>
      <w:r>
        <w:rPr>
          <w:noProof/>
          <w:lang w:val="id-ID"/>
        </w:rPr>
        <w:tab/>
      </w:r>
      <w:r>
        <w:rPr>
          <w:noProof/>
          <w:lang w:val="id-ID"/>
        </w:rPr>
        <w:tab/>
      </w:r>
      <w:r w:rsidRPr="003B41EF">
        <w:rPr>
          <w:rStyle w:val="cf01"/>
          <w:rFonts w:ascii="Times New Roman" w:hAnsi="Times New Roman" w:cs="Times New Roman"/>
          <w:sz w:val="24"/>
          <w:szCs w:val="24"/>
        </w:rPr>
        <w:t xml:space="preserve">Indonesia </w:t>
      </w:r>
      <w:proofErr w:type="spellStart"/>
      <w:r w:rsidRPr="003B41EF">
        <w:rPr>
          <w:rStyle w:val="cf01"/>
          <w:rFonts w:ascii="Times New Roman" w:hAnsi="Times New Roman" w:cs="Times New Roman"/>
          <w:sz w:val="24"/>
          <w:szCs w:val="24"/>
        </w:rPr>
        <w:t>sebagai</w:t>
      </w:r>
      <w:proofErr w:type="spellEnd"/>
      <w:r w:rsidRPr="003B41EF">
        <w:rPr>
          <w:rStyle w:val="cf01"/>
          <w:rFonts w:ascii="Times New Roman" w:hAnsi="Times New Roman" w:cs="Times New Roman"/>
          <w:sz w:val="24"/>
          <w:szCs w:val="24"/>
        </w:rPr>
        <w:t xml:space="preserve"> salah </w:t>
      </w:r>
      <w:proofErr w:type="spellStart"/>
      <w:r w:rsidRPr="003B41EF">
        <w:rPr>
          <w:rStyle w:val="cf01"/>
          <w:rFonts w:ascii="Times New Roman" w:hAnsi="Times New Roman" w:cs="Times New Roman"/>
          <w:sz w:val="24"/>
          <w:szCs w:val="24"/>
        </w:rPr>
        <w:t>satu</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produsen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tomat</w:t>
      </w:r>
      <w:proofErr w:type="spellEnd"/>
      <w:r w:rsidRPr="003B41EF">
        <w:rPr>
          <w:rStyle w:val="cf01"/>
          <w:rFonts w:ascii="Times New Roman" w:hAnsi="Times New Roman" w:cs="Times New Roman"/>
          <w:sz w:val="24"/>
          <w:szCs w:val="24"/>
        </w:rPr>
        <w:t xml:space="preserve"> yang </w:t>
      </w:r>
      <w:proofErr w:type="spellStart"/>
      <w:r w:rsidRPr="003B41EF">
        <w:rPr>
          <w:rStyle w:val="cf01"/>
          <w:rFonts w:ascii="Times New Roman" w:hAnsi="Times New Roman" w:cs="Times New Roman"/>
          <w:sz w:val="24"/>
          <w:szCs w:val="24"/>
        </w:rPr>
        <w:t>signifikan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didunia</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memiliki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berbagai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macam</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varietas</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tomat</w:t>
      </w:r>
      <w:proofErr w:type="spellEnd"/>
      <w:r w:rsidRPr="003B41EF">
        <w:rPr>
          <w:rStyle w:val="cf01"/>
          <w:rFonts w:ascii="Times New Roman" w:hAnsi="Times New Roman" w:cs="Times New Roman"/>
          <w:sz w:val="24"/>
          <w:szCs w:val="24"/>
        </w:rPr>
        <w:t xml:space="preserve"> yang </w:t>
      </w:r>
      <w:proofErr w:type="spellStart"/>
      <w:r w:rsidRPr="003B41EF">
        <w:rPr>
          <w:rStyle w:val="cf01"/>
          <w:rFonts w:ascii="Times New Roman" w:hAnsi="Times New Roman" w:cs="Times New Roman"/>
          <w:sz w:val="24"/>
          <w:szCs w:val="24"/>
        </w:rPr>
        <w:t>ditanam</w:t>
      </w:r>
      <w:proofErr w:type="spellEnd"/>
      <w:r w:rsidRPr="003B41EF">
        <w:rPr>
          <w:rStyle w:val="cf01"/>
          <w:rFonts w:ascii="Times New Roman" w:hAnsi="Times New Roman" w:cs="Times New Roman"/>
          <w:sz w:val="24"/>
          <w:szCs w:val="24"/>
        </w:rPr>
        <w:t xml:space="preserve"> di </w:t>
      </w:r>
      <w:proofErr w:type="spellStart"/>
      <w:r w:rsidRPr="003B41EF">
        <w:rPr>
          <w:rStyle w:val="cf01"/>
          <w:rFonts w:ascii="Times New Roman" w:hAnsi="Times New Roman" w:cs="Times New Roman"/>
          <w:sz w:val="24"/>
          <w:szCs w:val="24"/>
        </w:rPr>
        <w:t>seluruh</w:t>
      </w:r>
      <w:proofErr w:type="spellEnd"/>
      <w:r w:rsidRPr="003B41EF">
        <w:rPr>
          <w:rStyle w:val="cf01"/>
          <w:rFonts w:ascii="Times New Roman" w:hAnsi="Times New Roman" w:cs="Times New Roman"/>
          <w:sz w:val="24"/>
          <w:szCs w:val="24"/>
        </w:rPr>
        <w:t xml:space="preserve"> </w:t>
      </w:r>
      <w:proofErr w:type="spellStart"/>
      <w:proofErr w:type="gramStart"/>
      <w:r w:rsidRPr="003B41EF">
        <w:rPr>
          <w:rStyle w:val="cf01"/>
          <w:rFonts w:ascii="Times New Roman" w:hAnsi="Times New Roman" w:cs="Times New Roman"/>
          <w:sz w:val="24"/>
          <w:szCs w:val="24"/>
        </w:rPr>
        <w:t>nusantara</w:t>
      </w:r>
      <w:proofErr w:type="spellEnd"/>
      <w:r w:rsidRPr="003B41EF">
        <w:rPr>
          <w:rStyle w:val="cf01"/>
          <w:rFonts w:ascii="Times New Roman" w:hAnsi="Times New Roman" w:cs="Times New Roman"/>
          <w:sz w:val="24"/>
          <w:szCs w:val="24"/>
        </w:rPr>
        <w:t>.(</w:t>
      </w:r>
      <w:proofErr w:type="spellStart"/>
      <w:proofErr w:type="gramEnd"/>
      <w:r w:rsidRPr="003B41EF">
        <w:rPr>
          <w:rStyle w:val="cf01"/>
          <w:rFonts w:ascii="Times New Roman" w:hAnsi="Times New Roman" w:cs="Times New Roman"/>
          <w:sz w:val="24"/>
          <w:szCs w:val="24"/>
        </w:rPr>
        <w:t>Sholeha</w:t>
      </w:r>
      <w:proofErr w:type="spellEnd"/>
      <w:r w:rsidRPr="003B41EF">
        <w:rPr>
          <w:rStyle w:val="cf01"/>
          <w:rFonts w:ascii="Times New Roman" w:hAnsi="Times New Roman" w:cs="Times New Roman"/>
          <w:sz w:val="24"/>
          <w:szCs w:val="24"/>
        </w:rPr>
        <w:t xml:space="preserve">, 2015, p. 2). </w:t>
      </w:r>
      <w:proofErr w:type="spellStart"/>
      <w:r w:rsidRPr="003B41EF">
        <w:rPr>
          <w:rStyle w:val="cf01"/>
          <w:rFonts w:ascii="Times New Roman" w:hAnsi="Times New Roman" w:cs="Times New Roman"/>
          <w:sz w:val="24"/>
          <w:szCs w:val="24"/>
        </w:rPr>
        <w:t>Namun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metode</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panen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tradisional</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tomat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sering</w:t>
      </w:r>
      <w:proofErr w:type="spellEnd"/>
      <w:r w:rsidRPr="003B41EF">
        <w:rPr>
          <w:rStyle w:val="cf01"/>
          <w:rFonts w:ascii="Times New Roman" w:hAnsi="Times New Roman" w:cs="Times New Roman"/>
          <w:sz w:val="24"/>
          <w:szCs w:val="24"/>
        </w:rPr>
        <w:t xml:space="preserve"> kali </w:t>
      </w:r>
      <w:proofErr w:type="spellStart"/>
      <w:r w:rsidRPr="003B41EF">
        <w:rPr>
          <w:rStyle w:val="cf01"/>
          <w:rFonts w:ascii="Times New Roman" w:hAnsi="Times New Roman" w:cs="Times New Roman"/>
          <w:sz w:val="24"/>
          <w:szCs w:val="24"/>
        </w:rPr>
        <w:t>mengakibatkan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kerugian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bagi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petani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karena</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tomat</w:t>
      </w:r>
      <w:proofErr w:type="spellEnd"/>
      <w:r w:rsidRPr="003B41EF">
        <w:rPr>
          <w:rStyle w:val="cf01"/>
          <w:rFonts w:ascii="Times New Roman" w:hAnsi="Times New Roman" w:cs="Times New Roman"/>
          <w:sz w:val="24"/>
          <w:szCs w:val="24"/>
        </w:rPr>
        <w:t xml:space="preserve"> yang </w:t>
      </w:r>
      <w:proofErr w:type="spellStart"/>
      <w:r w:rsidRPr="003B41EF">
        <w:rPr>
          <w:rStyle w:val="cf01"/>
          <w:rFonts w:ascii="Times New Roman" w:hAnsi="Times New Roman" w:cs="Times New Roman"/>
          <w:sz w:val="24"/>
          <w:szCs w:val="24"/>
        </w:rPr>
        <w:t>dipanen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mungkin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tidak</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mencapai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tingkat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kematangan</w:t>
      </w:r>
      <w:proofErr w:type="spellEnd"/>
      <w:r w:rsidRPr="003B41EF">
        <w:rPr>
          <w:rStyle w:val="cf01"/>
          <w:rFonts w:ascii="Times New Roman" w:hAnsi="Times New Roman" w:cs="Times New Roman"/>
          <w:sz w:val="24"/>
          <w:szCs w:val="24"/>
        </w:rPr>
        <w:t xml:space="preserve"> yang </w:t>
      </w:r>
      <w:proofErr w:type="spellStart"/>
      <w:r w:rsidRPr="003B41EF">
        <w:rPr>
          <w:rStyle w:val="cf01"/>
          <w:rFonts w:ascii="Times New Roman" w:hAnsi="Times New Roman" w:cs="Times New Roman"/>
          <w:sz w:val="24"/>
          <w:szCs w:val="24"/>
        </w:rPr>
        <w:t>diinginkan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sehingga</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mengakibatkan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kerusakan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atau</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busuk</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Penggunaan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teknologi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visi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mesin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khususnya</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kombinasi</w:t>
      </w:r>
      <w:proofErr w:type="spellEnd"/>
      <w:r w:rsidRPr="003B41EF">
        <w:rPr>
          <w:rStyle w:val="cf01"/>
          <w:rFonts w:ascii="Times New Roman" w:hAnsi="Times New Roman" w:cs="Times New Roman"/>
          <w:sz w:val="24"/>
          <w:szCs w:val="24"/>
        </w:rPr>
        <w:t xml:space="preserve"> </w:t>
      </w:r>
      <w:r w:rsidR="007A30BB" w:rsidRPr="000939C0">
        <w:rPr>
          <w:rStyle w:val="cf01"/>
          <w:rFonts w:ascii="Times New Roman" w:hAnsi="Times New Roman" w:cs="Times New Roman"/>
          <w:i/>
          <w:iCs/>
          <w:sz w:val="24"/>
          <w:szCs w:val="24"/>
        </w:rPr>
        <w:t>Machine Vision - Open CV</w:t>
      </w:r>
      <w:r w:rsidR="007A30BB" w:rsidRPr="003B41EF">
        <w:rPr>
          <w:rStyle w:val="cf01"/>
          <w:rFonts w:ascii="Times New Roman" w:hAnsi="Times New Roman" w:cs="Times New Roman"/>
          <w:sz w:val="24"/>
          <w:szCs w:val="24"/>
        </w:rPr>
        <w:t xml:space="preserve"> dan </w:t>
      </w:r>
      <w:r w:rsidR="007A30BB" w:rsidRPr="000939C0">
        <w:rPr>
          <w:rStyle w:val="cf01"/>
          <w:rFonts w:ascii="Times New Roman" w:hAnsi="Times New Roman" w:cs="Times New Roman"/>
          <w:i/>
          <w:iCs/>
          <w:sz w:val="24"/>
          <w:szCs w:val="24"/>
        </w:rPr>
        <w:t>Dobot Magician</w:t>
      </w:r>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dapat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meningkatkan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efisiensi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panen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tomat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dengan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mengidentifikasi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secara</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akurat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tingkat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kematangan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berbagai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varietas</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tomat</w:t>
      </w:r>
      <w:proofErr w:type="spellEnd"/>
      <w:r w:rsidR="007A30BB" w:rsidRPr="003B41EF">
        <w:rPr>
          <w:rStyle w:val="cf01"/>
          <w:rFonts w:ascii="Times New Roman" w:hAnsi="Times New Roman" w:cs="Times New Roman"/>
          <w:sz w:val="24"/>
          <w:szCs w:val="24"/>
        </w:rPr>
        <w:t xml:space="preserve"> </w:t>
      </w:r>
      <w:proofErr w:type="gramStart"/>
      <w:r w:rsidR="007A30BB" w:rsidRPr="003B41EF">
        <w:rPr>
          <w:rStyle w:val="cf01"/>
          <w:rFonts w:ascii="Times New Roman" w:hAnsi="Times New Roman" w:cs="Times New Roman"/>
          <w:sz w:val="24"/>
          <w:szCs w:val="24"/>
        </w:rPr>
        <w:t xml:space="preserve">dan </w:t>
      </w:r>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mengurangi</w:t>
      </w:r>
      <w:proofErr w:type="spellEnd"/>
      <w:proofErr w:type="gram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kesalahan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manusia</w:t>
      </w:r>
      <w:proofErr w:type="spellEnd"/>
      <w:r w:rsidRPr="003B41EF">
        <w:rPr>
          <w:rStyle w:val="cf01"/>
          <w:rFonts w:ascii="Times New Roman" w:hAnsi="Times New Roman" w:cs="Times New Roman"/>
          <w:sz w:val="24"/>
          <w:szCs w:val="24"/>
        </w:rPr>
        <w:t xml:space="preserve"> dan </w:t>
      </w:r>
      <w:proofErr w:type="spellStart"/>
      <w:r w:rsidRPr="003B41EF">
        <w:rPr>
          <w:rStyle w:val="cf01"/>
          <w:rFonts w:ascii="Times New Roman" w:hAnsi="Times New Roman" w:cs="Times New Roman"/>
          <w:sz w:val="24"/>
          <w:szCs w:val="24"/>
        </w:rPr>
        <w:t>meningkatkan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akurasi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panen</w:t>
      </w:r>
      <w:proofErr w:type="spellEnd"/>
      <w:r w:rsidR="007A30BB" w:rsidRPr="003B41EF">
        <w:rPr>
          <w:rStyle w:val="cf01"/>
          <w:rFonts w:ascii="Times New Roman" w:hAnsi="Times New Roman" w:cs="Times New Roman"/>
          <w:sz w:val="24"/>
          <w:szCs w:val="24"/>
        </w:rPr>
        <w:t>.</w:t>
      </w:r>
    </w:p>
    <w:p w14:paraId="463449A3" w14:textId="01E2E046" w:rsidR="002867BD" w:rsidRPr="003B41EF" w:rsidRDefault="002867BD" w:rsidP="003B41EF">
      <w:pPr>
        <w:pStyle w:val="pf0"/>
        <w:spacing w:line="360" w:lineRule="auto"/>
        <w:jc w:val="both"/>
      </w:pPr>
      <w:proofErr w:type="spellStart"/>
      <w:r w:rsidRPr="003B41EF">
        <w:rPr>
          <w:rStyle w:val="cf01"/>
          <w:rFonts w:ascii="Times New Roman" w:hAnsi="Times New Roman" w:cs="Times New Roman"/>
          <w:sz w:val="24"/>
          <w:szCs w:val="24"/>
        </w:rPr>
        <w:t>Menurut</w:t>
      </w:r>
      <w:proofErr w:type="spellEnd"/>
      <w:r w:rsidRPr="003B41EF">
        <w:rPr>
          <w:rStyle w:val="cf01"/>
          <w:rFonts w:ascii="Times New Roman" w:hAnsi="Times New Roman" w:cs="Times New Roman"/>
          <w:sz w:val="24"/>
          <w:szCs w:val="24"/>
        </w:rPr>
        <w:t xml:space="preserve"> Badan Pusat </w:t>
      </w:r>
      <w:proofErr w:type="spellStart"/>
      <w:r w:rsidRPr="003B41EF">
        <w:rPr>
          <w:rStyle w:val="cf01"/>
          <w:rFonts w:ascii="Times New Roman" w:hAnsi="Times New Roman" w:cs="Times New Roman"/>
          <w:sz w:val="24"/>
          <w:szCs w:val="24"/>
        </w:rPr>
        <w:t>Statistik</w:t>
      </w:r>
      <w:proofErr w:type="spellEnd"/>
      <w:r w:rsidRPr="003B41EF">
        <w:rPr>
          <w:rStyle w:val="cf01"/>
          <w:rFonts w:ascii="Times New Roman" w:hAnsi="Times New Roman" w:cs="Times New Roman"/>
          <w:sz w:val="24"/>
          <w:szCs w:val="24"/>
        </w:rPr>
        <w:t xml:space="preserve"> Indonesia </w:t>
      </w:r>
      <w:proofErr w:type="spellStart"/>
      <w:r w:rsidRPr="003B41EF">
        <w:rPr>
          <w:rStyle w:val="cf01"/>
          <w:rFonts w:ascii="Times New Roman" w:hAnsi="Times New Roman" w:cs="Times New Roman"/>
          <w:sz w:val="24"/>
          <w:szCs w:val="24"/>
        </w:rPr>
        <w:t>dalam</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Fajri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dkk</w:t>
      </w:r>
      <w:proofErr w:type="spellEnd"/>
      <w:r w:rsidRPr="003B41EF">
        <w:rPr>
          <w:rStyle w:val="cf01"/>
          <w:rFonts w:ascii="Times New Roman" w:hAnsi="Times New Roman" w:cs="Times New Roman"/>
          <w:sz w:val="24"/>
          <w:szCs w:val="24"/>
        </w:rPr>
        <w:t xml:space="preserve">, 2022, pada </w:t>
      </w:r>
      <w:proofErr w:type="spellStart"/>
      <w:r w:rsidRPr="003B41EF">
        <w:rPr>
          <w:rStyle w:val="cf01"/>
          <w:rFonts w:ascii="Times New Roman" w:hAnsi="Times New Roman" w:cs="Times New Roman"/>
          <w:sz w:val="24"/>
          <w:szCs w:val="24"/>
        </w:rPr>
        <w:t>tahun</w:t>
      </w:r>
      <w:proofErr w:type="spellEnd"/>
      <w:r w:rsidRPr="003B41EF">
        <w:rPr>
          <w:rStyle w:val="cf01"/>
          <w:rFonts w:ascii="Times New Roman" w:hAnsi="Times New Roman" w:cs="Times New Roman"/>
          <w:sz w:val="24"/>
          <w:szCs w:val="24"/>
        </w:rPr>
        <w:t xml:space="preserve"> 2022, </w:t>
      </w:r>
      <w:proofErr w:type="spellStart"/>
      <w:r w:rsidRPr="003B41EF">
        <w:rPr>
          <w:rStyle w:val="cf01"/>
          <w:rFonts w:ascii="Times New Roman" w:hAnsi="Times New Roman" w:cs="Times New Roman"/>
          <w:sz w:val="24"/>
          <w:szCs w:val="24"/>
        </w:rPr>
        <w:t>produksi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tomat</w:t>
      </w:r>
      <w:proofErr w:type="spellEnd"/>
      <w:r w:rsidRPr="003B41EF">
        <w:rPr>
          <w:rStyle w:val="cf01"/>
          <w:rFonts w:ascii="Times New Roman" w:hAnsi="Times New Roman" w:cs="Times New Roman"/>
          <w:sz w:val="24"/>
          <w:szCs w:val="24"/>
        </w:rPr>
        <w:t xml:space="preserve"> di Indonesia </w:t>
      </w:r>
      <w:proofErr w:type="spellStart"/>
      <w:r w:rsidRPr="003B41EF">
        <w:rPr>
          <w:rStyle w:val="cf01"/>
          <w:rFonts w:ascii="Times New Roman" w:hAnsi="Times New Roman" w:cs="Times New Roman"/>
          <w:sz w:val="24"/>
          <w:szCs w:val="24"/>
        </w:rPr>
        <w:t>mencapai</w:t>
      </w:r>
      <w:proofErr w:type="spellEnd"/>
      <w:r w:rsidRPr="003B41EF">
        <w:rPr>
          <w:rStyle w:val="cf01"/>
          <w:rFonts w:ascii="Times New Roman" w:hAnsi="Times New Roman" w:cs="Times New Roman"/>
          <w:sz w:val="24"/>
          <w:szCs w:val="24"/>
        </w:rPr>
        <w:t xml:space="preserve"> 1,12 </w:t>
      </w:r>
      <w:proofErr w:type="spellStart"/>
      <w:r w:rsidRPr="003B41EF">
        <w:rPr>
          <w:rStyle w:val="cf01"/>
          <w:rFonts w:ascii="Times New Roman" w:hAnsi="Times New Roman" w:cs="Times New Roman"/>
          <w:sz w:val="24"/>
          <w:szCs w:val="24"/>
        </w:rPr>
        <w:t>juta</w:t>
      </w:r>
      <w:proofErr w:type="spellEnd"/>
      <w:r w:rsidRPr="003B41EF">
        <w:rPr>
          <w:rStyle w:val="cf01"/>
          <w:rFonts w:ascii="Times New Roman" w:hAnsi="Times New Roman" w:cs="Times New Roman"/>
          <w:sz w:val="24"/>
          <w:szCs w:val="24"/>
        </w:rPr>
        <w:t xml:space="preserve"> ton, </w:t>
      </w:r>
      <w:proofErr w:type="spellStart"/>
      <w:r w:rsidRPr="003B41EF">
        <w:rPr>
          <w:rStyle w:val="cf01"/>
          <w:rFonts w:ascii="Times New Roman" w:hAnsi="Times New Roman" w:cs="Times New Roman"/>
          <w:sz w:val="24"/>
          <w:szCs w:val="24"/>
        </w:rPr>
        <w:t>mengalami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peningkatan</w:t>
      </w:r>
      <w:proofErr w:type="spellEnd"/>
      <w:r w:rsidRPr="003B41EF">
        <w:rPr>
          <w:rStyle w:val="cf01"/>
          <w:rFonts w:ascii="Times New Roman" w:hAnsi="Times New Roman" w:cs="Times New Roman"/>
          <w:sz w:val="24"/>
          <w:szCs w:val="24"/>
        </w:rPr>
        <w:t xml:space="preserve"> 0,21 </w:t>
      </w:r>
      <w:proofErr w:type="spellStart"/>
      <w:r w:rsidRPr="003B41EF">
        <w:rPr>
          <w:rStyle w:val="cf01"/>
          <w:rFonts w:ascii="Times New Roman" w:hAnsi="Times New Roman" w:cs="Times New Roman"/>
          <w:sz w:val="24"/>
          <w:szCs w:val="24"/>
        </w:rPr>
        <w:t>persen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dari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tahun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sebelumnya</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Fajri</w:t>
      </w:r>
      <w:proofErr w:type="spellEnd"/>
      <w:r w:rsidRPr="003B41EF">
        <w:rPr>
          <w:rStyle w:val="cf01"/>
          <w:rFonts w:ascii="Times New Roman" w:hAnsi="Times New Roman" w:cs="Times New Roman"/>
          <w:sz w:val="24"/>
          <w:szCs w:val="24"/>
        </w:rPr>
        <w:t xml:space="preserve"> et al., 2022, pp. 1472–1473). </w:t>
      </w:r>
      <w:proofErr w:type="spellStart"/>
      <w:r w:rsidRPr="003B41EF">
        <w:rPr>
          <w:rStyle w:val="cf01"/>
          <w:rFonts w:ascii="Times New Roman" w:hAnsi="Times New Roman" w:cs="Times New Roman"/>
          <w:sz w:val="24"/>
          <w:szCs w:val="24"/>
        </w:rPr>
        <w:t>Dengan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angka</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produksi</w:t>
      </w:r>
      <w:proofErr w:type="spellEnd"/>
      <w:r w:rsidRPr="003B41EF">
        <w:rPr>
          <w:rStyle w:val="cf01"/>
          <w:rFonts w:ascii="Times New Roman" w:hAnsi="Times New Roman" w:cs="Times New Roman"/>
          <w:sz w:val="24"/>
          <w:szCs w:val="24"/>
        </w:rPr>
        <w:t xml:space="preserve"> yang </w:t>
      </w:r>
      <w:proofErr w:type="spellStart"/>
      <w:r w:rsidRPr="003B41EF">
        <w:rPr>
          <w:rStyle w:val="cf01"/>
          <w:rFonts w:ascii="Times New Roman" w:hAnsi="Times New Roman" w:cs="Times New Roman"/>
          <w:sz w:val="24"/>
          <w:szCs w:val="24"/>
        </w:rPr>
        <w:t>substansial</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tersebut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menjadi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penting</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meningkatkan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teknik</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panen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tomat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untuk</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memastikan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bahwa</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hasil</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panen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mencapai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tingkat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kematangan</w:t>
      </w:r>
      <w:proofErr w:type="spellEnd"/>
      <w:r w:rsidRPr="003B41EF">
        <w:rPr>
          <w:rStyle w:val="cf01"/>
          <w:rFonts w:ascii="Times New Roman" w:hAnsi="Times New Roman" w:cs="Times New Roman"/>
          <w:sz w:val="24"/>
          <w:szCs w:val="24"/>
        </w:rPr>
        <w:t xml:space="preserve"> optimal, </w:t>
      </w:r>
      <w:proofErr w:type="spellStart"/>
      <w:r w:rsidRPr="003B41EF">
        <w:rPr>
          <w:rStyle w:val="cf01"/>
          <w:rFonts w:ascii="Times New Roman" w:hAnsi="Times New Roman" w:cs="Times New Roman"/>
          <w:sz w:val="24"/>
          <w:szCs w:val="24"/>
        </w:rPr>
        <w:t>sehingga</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mengurangi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kerugian</w:t>
      </w:r>
      <w:proofErr w:type="spellEnd"/>
      <w:r w:rsidRPr="003B41EF">
        <w:rPr>
          <w:rStyle w:val="cf01"/>
          <w:rFonts w:ascii="Times New Roman" w:hAnsi="Times New Roman" w:cs="Times New Roman"/>
          <w:sz w:val="24"/>
          <w:szCs w:val="24"/>
        </w:rPr>
        <w:t xml:space="preserve"> yang </w:t>
      </w:r>
      <w:proofErr w:type="spellStart"/>
      <w:r w:rsidRPr="003B41EF">
        <w:rPr>
          <w:rStyle w:val="cf01"/>
          <w:rFonts w:ascii="Times New Roman" w:hAnsi="Times New Roman" w:cs="Times New Roman"/>
          <w:sz w:val="24"/>
          <w:szCs w:val="24"/>
        </w:rPr>
        <w:t>tidak</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perlu</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bagi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petani</w:t>
      </w:r>
      <w:proofErr w:type="spellEnd"/>
      <w:r w:rsidRPr="003B41EF">
        <w:rPr>
          <w:rStyle w:val="cf01"/>
          <w:rFonts w:ascii="Times New Roman" w:hAnsi="Times New Roman" w:cs="Times New Roman"/>
          <w:sz w:val="24"/>
          <w:szCs w:val="24"/>
        </w:rPr>
        <w:t>.</w:t>
      </w:r>
    </w:p>
    <w:p w14:paraId="283413D4" w14:textId="29B36CCC" w:rsidR="00AD1B56" w:rsidRPr="003B41EF" w:rsidRDefault="00AD1B56" w:rsidP="003B41EF">
      <w:pPr>
        <w:pStyle w:val="pf0"/>
        <w:spacing w:line="360" w:lineRule="auto"/>
        <w:jc w:val="both"/>
        <w:rPr>
          <w:rStyle w:val="cf01"/>
          <w:rFonts w:ascii="Times New Roman" w:hAnsi="Times New Roman" w:cs="Times New Roman"/>
          <w:sz w:val="24"/>
          <w:szCs w:val="24"/>
        </w:rPr>
      </w:pPr>
      <w:proofErr w:type="spellStart"/>
      <w:r w:rsidRPr="003B41EF">
        <w:rPr>
          <w:rStyle w:val="cf01"/>
          <w:rFonts w:ascii="Times New Roman" w:hAnsi="Times New Roman" w:cs="Times New Roman"/>
          <w:sz w:val="24"/>
          <w:szCs w:val="24"/>
        </w:rPr>
        <w:t>Petani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melakukan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w:t>
      </w:r>
      <w:r w:rsidR="002867BD" w:rsidRPr="003B41EF">
        <w:rPr>
          <w:rStyle w:val="cf01"/>
          <w:rFonts w:ascii="Times New Roman" w:hAnsi="Times New Roman" w:cs="Times New Roman"/>
          <w:sz w:val="24"/>
          <w:szCs w:val="24"/>
        </w:rPr>
        <w:t>anen</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tomat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secara</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tradisional</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melibatkan</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pemilihan</w:t>
      </w:r>
      <w:proofErr w:type="spellEnd"/>
      <w:r w:rsidR="002867BD" w:rsidRPr="003B41EF">
        <w:rPr>
          <w:rStyle w:val="cf01"/>
          <w:rFonts w:ascii="Times New Roman" w:hAnsi="Times New Roman" w:cs="Times New Roman"/>
          <w:sz w:val="24"/>
          <w:szCs w:val="24"/>
        </w:rPr>
        <w:t xml:space="preserve"> manual </w:t>
      </w:r>
      <w:proofErr w:type="spellStart"/>
      <w:r w:rsidR="002867BD" w:rsidRPr="003B41EF">
        <w:rPr>
          <w:rStyle w:val="cf01"/>
          <w:rFonts w:ascii="Times New Roman" w:hAnsi="Times New Roman" w:cs="Times New Roman"/>
          <w:sz w:val="24"/>
          <w:szCs w:val="24"/>
        </w:rPr>
        <w:t>setiap</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tiga</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hingga</w:t>
      </w:r>
      <w:proofErr w:type="spellEnd"/>
      <w:r w:rsidR="002867BD" w:rsidRPr="003B41EF">
        <w:rPr>
          <w:rStyle w:val="cf01"/>
          <w:rFonts w:ascii="Times New Roman" w:hAnsi="Times New Roman" w:cs="Times New Roman"/>
          <w:sz w:val="24"/>
          <w:szCs w:val="24"/>
        </w:rPr>
        <w:t xml:space="preserve"> lima </w:t>
      </w:r>
      <w:proofErr w:type="spellStart"/>
      <w:r w:rsidR="002867BD" w:rsidRPr="003B41EF">
        <w:rPr>
          <w:rStyle w:val="cf01"/>
          <w:rFonts w:ascii="Times New Roman" w:hAnsi="Times New Roman" w:cs="Times New Roman"/>
          <w:sz w:val="24"/>
          <w:szCs w:val="24"/>
        </w:rPr>
        <w:t>hari</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sampai</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semua</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tomat</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terkumpul</w:t>
      </w:r>
      <w:proofErr w:type="spellEnd"/>
      <w:r w:rsidR="002867BD" w:rsidRPr="003B41EF">
        <w:rPr>
          <w:rStyle w:val="cf01"/>
          <w:rFonts w:ascii="Times New Roman" w:hAnsi="Times New Roman" w:cs="Times New Roman"/>
          <w:sz w:val="24"/>
          <w:szCs w:val="24"/>
        </w:rPr>
        <w:t xml:space="preserve">. </w:t>
      </w:r>
      <w:del w:id="1" w:author="Nerawati Rahma Harli" w:date="2024-05-04T13:02:00Z" w16du:dateUtc="2024-05-04T06:02:00Z">
        <w:r w:rsidR="002867BD" w:rsidRPr="000939C0" w:rsidDel="00AD1B56">
          <w:rPr>
            <w:rStyle w:val="cf01"/>
            <w:rFonts w:ascii="Times New Roman" w:hAnsi="Times New Roman" w:cs="Times New Roman"/>
            <w:strike/>
            <w:color w:val="000000" w:themeColor="text1"/>
            <w:sz w:val="24"/>
            <w:szCs w:val="24"/>
            <w:highlight w:val="yellow"/>
          </w:rPr>
          <w:delText>Namun, m</w:delText>
        </w:r>
      </w:del>
      <w:proofErr w:type="spellStart"/>
      <w:r w:rsidR="002867BD" w:rsidRPr="000939C0">
        <w:rPr>
          <w:rStyle w:val="cf01"/>
          <w:rFonts w:ascii="Times New Roman" w:hAnsi="Times New Roman" w:cs="Times New Roman"/>
          <w:strike/>
          <w:color w:val="000000" w:themeColor="text1"/>
          <w:sz w:val="24"/>
          <w:szCs w:val="24"/>
          <w:highlight w:val="yellow"/>
        </w:rPr>
        <w:t>etode</w:t>
      </w:r>
      <w:proofErr w:type="spellEnd"/>
      <w:r w:rsidR="002867BD" w:rsidRPr="000939C0">
        <w:rPr>
          <w:rStyle w:val="cf01"/>
          <w:rFonts w:ascii="Times New Roman" w:hAnsi="Times New Roman" w:cs="Times New Roman"/>
          <w:color w:val="000000" w:themeColor="text1"/>
          <w:sz w:val="24"/>
          <w:szCs w:val="24"/>
          <w:highlight w:val="yellow"/>
        </w:rPr>
        <w:t xml:space="preserve"> </w:t>
      </w:r>
      <w:proofErr w:type="spellStart"/>
      <w:r w:rsidR="002867BD" w:rsidRPr="000939C0">
        <w:rPr>
          <w:rStyle w:val="cf01"/>
          <w:rFonts w:ascii="Times New Roman" w:hAnsi="Times New Roman" w:cs="Times New Roman"/>
          <w:sz w:val="24"/>
          <w:szCs w:val="24"/>
          <w:highlight w:val="yellow"/>
        </w:rPr>
        <w:t>ini</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sering</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menghasilkan</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pemungutan</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tomat</w:t>
      </w:r>
      <w:proofErr w:type="spellEnd"/>
      <w:r w:rsidR="002867BD" w:rsidRPr="003B41EF">
        <w:rPr>
          <w:rStyle w:val="cf01"/>
          <w:rFonts w:ascii="Times New Roman" w:hAnsi="Times New Roman" w:cs="Times New Roman"/>
          <w:sz w:val="24"/>
          <w:szCs w:val="24"/>
        </w:rPr>
        <w:t xml:space="preserve"> yang </w:t>
      </w:r>
      <w:proofErr w:type="spellStart"/>
      <w:r w:rsidR="002867BD" w:rsidRPr="003B41EF">
        <w:rPr>
          <w:rStyle w:val="cf01"/>
          <w:rFonts w:ascii="Times New Roman" w:hAnsi="Times New Roman" w:cs="Times New Roman"/>
          <w:sz w:val="24"/>
          <w:szCs w:val="24"/>
        </w:rPr>
        <w:t>belum</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sepenuhnya</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matang</w:t>
      </w:r>
      <w:proofErr w:type="spellEnd"/>
      <w:r w:rsidRPr="003B41EF">
        <w:rPr>
          <w:rStyle w:val="cf01"/>
          <w:rFonts w:ascii="Times New Roman" w:hAnsi="Times New Roman" w:cs="Times New Roman"/>
          <w:sz w:val="24"/>
          <w:szCs w:val="24"/>
        </w:rPr>
        <w:t xml:space="preserve">, </w:t>
      </w:r>
      <w:proofErr w:type="spellStart"/>
      <w:proofErr w:type="gramStart"/>
      <w:r w:rsidRPr="003B41EF">
        <w:rPr>
          <w:rStyle w:val="cf01"/>
          <w:rFonts w:ascii="Times New Roman" w:hAnsi="Times New Roman" w:cs="Times New Roman"/>
          <w:sz w:val="24"/>
          <w:szCs w:val="24"/>
        </w:rPr>
        <w:t>sebaliknya</w:t>
      </w:r>
      <w:proofErr w:type="spellEnd"/>
      <w:r w:rsidRPr="003B41EF">
        <w:rPr>
          <w:rStyle w:val="cf01"/>
          <w:rFonts w:ascii="Times New Roman" w:hAnsi="Times New Roman" w:cs="Times New Roman"/>
          <w:sz w:val="24"/>
          <w:szCs w:val="24"/>
        </w:rPr>
        <w:t xml:space="preserve">,  </w:t>
      </w:r>
      <w:r w:rsidR="002867BD" w:rsidRPr="003B41EF">
        <w:rPr>
          <w:rStyle w:val="cf01"/>
          <w:rFonts w:ascii="Times New Roman" w:hAnsi="Times New Roman" w:cs="Times New Roman"/>
          <w:sz w:val="24"/>
          <w:szCs w:val="24"/>
        </w:rPr>
        <w:t xml:space="preserve"> </w:t>
      </w:r>
      <w:proofErr w:type="spellStart"/>
      <w:proofErr w:type="gramEnd"/>
      <w:r w:rsidR="002867BD" w:rsidRPr="003B41EF">
        <w:rPr>
          <w:rStyle w:val="cf01"/>
          <w:rFonts w:ascii="Times New Roman" w:hAnsi="Times New Roman" w:cs="Times New Roman"/>
          <w:sz w:val="24"/>
          <w:szCs w:val="24"/>
        </w:rPr>
        <w:t>tomat</w:t>
      </w:r>
      <w:proofErr w:type="spellEnd"/>
      <w:r w:rsidR="002867BD" w:rsidRPr="003B41EF">
        <w:rPr>
          <w:rStyle w:val="cf01"/>
          <w:rFonts w:ascii="Times New Roman" w:hAnsi="Times New Roman" w:cs="Times New Roman"/>
          <w:sz w:val="24"/>
          <w:szCs w:val="24"/>
        </w:rPr>
        <w:t xml:space="preserve"> yang </w:t>
      </w:r>
      <w:proofErr w:type="spellStart"/>
      <w:r w:rsidR="002867BD" w:rsidRPr="003B41EF">
        <w:rPr>
          <w:rStyle w:val="cf01"/>
          <w:rFonts w:ascii="Times New Roman" w:hAnsi="Times New Roman" w:cs="Times New Roman"/>
          <w:sz w:val="24"/>
          <w:szCs w:val="24"/>
        </w:rPr>
        <w:t>terlalu</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matang</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atau</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rusak</w:t>
      </w:r>
      <w:proofErr w:type="spellEnd"/>
      <w:r w:rsidR="002867BD" w:rsidRPr="003B41EF">
        <w:rPr>
          <w:rStyle w:val="cf01"/>
          <w:rFonts w:ascii="Times New Roman" w:hAnsi="Times New Roman" w:cs="Times New Roman"/>
          <w:sz w:val="24"/>
          <w:szCs w:val="24"/>
        </w:rPr>
        <w:t xml:space="preserve"> juga </w:t>
      </w:r>
      <w:proofErr w:type="spellStart"/>
      <w:r w:rsidR="002867BD" w:rsidRPr="003B41EF">
        <w:rPr>
          <w:rStyle w:val="cf01"/>
          <w:rFonts w:ascii="Times New Roman" w:hAnsi="Times New Roman" w:cs="Times New Roman"/>
          <w:sz w:val="24"/>
          <w:szCs w:val="24"/>
        </w:rPr>
        <w:t>dapat</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dipanen</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mempengaruhi</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kualitas</w:t>
      </w:r>
      <w:proofErr w:type="spellEnd"/>
      <w:r w:rsidR="002867BD" w:rsidRPr="003B41EF">
        <w:rPr>
          <w:rStyle w:val="cf01"/>
          <w:rFonts w:ascii="Times New Roman" w:hAnsi="Times New Roman" w:cs="Times New Roman"/>
          <w:sz w:val="24"/>
          <w:szCs w:val="24"/>
        </w:rPr>
        <w:t xml:space="preserve"> dan </w:t>
      </w:r>
      <w:proofErr w:type="spellStart"/>
      <w:r w:rsidR="002867BD" w:rsidRPr="003B41EF">
        <w:rPr>
          <w:rStyle w:val="cf01"/>
          <w:rFonts w:ascii="Times New Roman" w:hAnsi="Times New Roman" w:cs="Times New Roman"/>
          <w:sz w:val="24"/>
          <w:szCs w:val="24"/>
        </w:rPr>
        <w:t>nilai</w:t>
      </w:r>
      <w:proofErr w:type="spellEnd"/>
      <w:r w:rsidR="002867BD" w:rsidRPr="003B41EF">
        <w:rPr>
          <w:rStyle w:val="cf01"/>
          <w:rFonts w:ascii="Times New Roman" w:hAnsi="Times New Roman" w:cs="Times New Roman"/>
          <w:sz w:val="24"/>
          <w:szCs w:val="24"/>
        </w:rPr>
        <w:t xml:space="preserve"> pasar </w:t>
      </w:r>
      <w:proofErr w:type="spellStart"/>
      <w:r w:rsidR="002867BD" w:rsidRPr="003B41EF">
        <w:rPr>
          <w:rStyle w:val="cf01"/>
          <w:rFonts w:ascii="Times New Roman" w:hAnsi="Times New Roman" w:cs="Times New Roman"/>
          <w:sz w:val="24"/>
          <w:szCs w:val="24"/>
        </w:rPr>
        <w:t>hasil</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panen</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secara</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keseluruhan</w:t>
      </w:r>
      <w:proofErr w:type="spellEnd"/>
      <w:r w:rsidR="002867BD"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Penggunaan</w:t>
      </w:r>
      <w:proofErr w:type="spellEnd"/>
      <w:r w:rsidRPr="003B41EF">
        <w:rPr>
          <w:rStyle w:val="cf01"/>
          <w:rFonts w:ascii="Times New Roman" w:hAnsi="Times New Roman" w:cs="Times New Roman"/>
          <w:sz w:val="24"/>
          <w:szCs w:val="24"/>
        </w:rPr>
        <w:t xml:space="preserve"> </w:t>
      </w:r>
      <w:proofErr w:type="spellStart"/>
      <w:r w:rsidR="003B41EF">
        <w:rPr>
          <w:rStyle w:val="cf01"/>
          <w:rFonts w:ascii="Times New Roman" w:hAnsi="Times New Roman" w:cs="Times New Roman"/>
          <w:sz w:val="24"/>
          <w:szCs w:val="24"/>
        </w:rPr>
        <w:t>T</w:t>
      </w:r>
      <w:r w:rsidRPr="003B41EF">
        <w:rPr>
          <w:rStyle w:val="cf01"/>
          <w:rFonts w:ascii="Times New Roman" w:hAnsi="Times New Roman" w:cs="Times New Roman"/>
          <w:sz w:val="24"/>
          <w:szCs w:val="24"/>
        </w:rPr>
        <w:t>eknologi</w:t>
      </w:r>
      <w:proofErr w:type="spellEnd"/>
      <w:r w:rsidRPr="003B41EF">
        <w:rPr>
          <w:rStyle w:val="cf01"/>
          <w:rFonts w:ascii="Times New Roman" w:hAnsi="Times New Roman" w:cs="Times New Roman"/>
          <w:sz w:val="24"/>
          <w:szCs w:val="24"/>
        </w:rPr>
        <w:t xml:space="preserve"> Machi</w:t>
      </w:r>
      <w:r w:rsidR="003B41EF">
        <w:rPr>
          <w:rStyle w:val="cf01"/>
          <w:rFonts w:ascii="Times New Roman" w:hAnsi="Times New Roman" w:cs="Times New Roman"/>
          <w:sz w:val="24"/>
          <w:szCs w:val="24"/>
        </w:rPr>
        <w:t>n</w:t>
      </w:r>
      <w:r w:rsidRPr="003B41EF">
        <w:rPr>
          <w:rStyle w:val="cf01"/>
          <w:rFonts w:ascii="Times New Roman" w:hAnsi="Times New Roman" w:cs="Times New Roman"/>
          <w:sz w:val="24"/>
          <w:szCs w:val="24"/>
        </w:rPr>
        <w:t xml:space="preserve">e Vison Open CV </w:t>
      </w:r>
      <w:proofErr w:type="spellStart"/>
      <w:r w:rsidRPr="003B41EF">
        <w:rPr>
          <w:rStyle w:val="cf01"/>
          <w:rFonts w:ascii="Times New Roman" w:hAnsi="Times New Roman" w:cs="Times New Roman"/>
          <w:sz w:val="24"/>
          <w:szCs w:val="24"/>
        </w:rPr>
        <w:t>dapat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mengurangi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kesalahan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tersebut</w:t>
      </w:r>
      <w:proofErr w:type="spellEnd"/>
      <w:r w:rsidRPr="003B41EF">
        <w:rPr>
          <w:rStyle w:val="cf01"/>
          <w:rFonts w:ascii="Times New Roman" w:hAnsi="Times New Roman" w:cs="Times New Roman"/>
          <w:sz w:val="24"/>
          <w:szCs w:val="24"/>
        </w:rPr>
        <w:t xml:space="preserve"> dan </w:t>
      </w:r>
      <w:proofErr w:type="spellStart"/>
      <w:r w:rsidRPr="003B41EF">
        <w:rPr>
          <w:rStyle w:val="cf01"/>
          <w:rFonts w:ascii="Times New Roman" w:hAnsi="Times New Roman" w:cs="Times New Roman"/>
          <w:sz w:val="24"/>
          <w:szCs w:val="24"/>
        </w:rPr>
        <w:t>hasil</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panen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dapat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lebih</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efe</w:t>
      </w:r>
      <w:r w:rsidR="003B41EF">
        <w:rPr>
          <w:rStyle w:val="cf01"/>
          <w:rFonts w:ascii="Times New Roman" w:hAnsi="Times New Roman" w:cs="Times New Roman"/>
          <w:sz w:val="24"/>
          <w:szCs w:val="24"/>
        </w:rPr>
        <w:t>k</w:t>
      </w:r>
      <w:r w:rsidRPr="003B41EF">
        <w:rPr>
          <w:rStyle w:val="cf01"/>
          <w:rFonts w:ascii="Times New Roman" w:hAnsi="Times New Roman" w:cs="Times New Roman"/>
          <w:sz w:val="24"/>
          <w:szCs w:val="24"/>
        </w:rPr>
        <w:t>tif</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dari</w:t>
      </w:r>
      <w:proofErr w:type="spellEnd"/>
      <w:r w:rsidRPr="003B41EF">
        <w:rPr>
          <w:rStyle w:val="cf01"/>
          <w:rFonts w:ascii="Times New Roman" w:hAnsi="Times New Roman" w:cs="Times New Roman"/>
          <w:sz w:val="24"/>
          <w:szCs w:val="24"/>
        </w:rPr>
        <w:t xml:space="preserve"> </w:t>
      </w:r>
      <w:proofErr w:type="spellStart"/>
      <w:r w:rsidRPr="00981C63">
        <w:rPr>
          <w:rStyle w:val="cf01"/>
          <w:rFonts w:ascii="Times New Roman" w:hAnsi="Times New Roman" w:cs="Times New Roman"/>
          <w:color w:val="000000" w:themeColor="text1"/>
          <w:sz w:val="24"/>
          <w:szCs w:val="24"/>
        </w:rPr>
        <w:t>s</w:t>
      </w:r>
      <w:r w:rsidR="00F61C90" w:rsidRPr="00981C63">
        <w:rPr>
          <w:rStyle w:val="cf01"/>
          <w:rFonts w:ascii="Times New Roman" w:hAnsi="Times New Roman" w:cs="Times New Roman"/>
          <w:color w:val="000000" w:themeColor="text1"/>
          <w:sz w:val="24"/>
          <w:szCs w:val="24"/>
        </w:rPr>
        <w:t>is</w:t>
      </w:r>
      <w:r w:rsidRPr="00981C63">
        <w:rPr>
          <w:rStyle w:val="cf01"/>
          <w:rFonts w:ascii="Times New Roman" w:hAnsi="Times New Roman" w:cs="Times New Roman"/>
          <w:color w:val="000000" w:themeColor="text1"/>
          <w:sz w:val="24"/>
          <w:szCs w:val="24"/>
        </w:rPr>
        <w:t>i</w:t>
      </w:r>
      <w:proofErr w:type="spellEnd"/>
      <w:r w:rsidRPr="00981C63">
        <w:rPr>
          <w:rStyle w:val="cf01"/>
          <w:rFonts w:ascii="Times New Roman" w:hAnsi="Times New Roman" w:cs="Times New Roman"/>
          <w:color w:val="000000" w:themeColor="text1"/>
          <w:sz w:val="24"/>
          <w:szCs w:val="24"/>
        </w:rPr>
        <w:t xml:space="preserve"> </w:t>
      </w:r>
      <w:proofErr w:type="spellStart"/>
      <w:r w:rsidRPr="00981C63">
        <w:rPr>
          <w:rStyle w:val="cf01"/>
          <w:rFonts w:ascii="Times New Roman" w:hAnsi="Times New Roman" w:cs="Times New Roman"/>
          <w:color w:val="000000" w:themeColor="text1"/>
          <w:sz w:val="24"/>
          <w:szCs w:val="24"/>
        </w:rPr>
        <w:t>kete</w:t>
      </w:r>
      <w:r w:rsidR="008139D8" w:rsidRPr="00981C63">
        <w:rPr>
          <w:rStyle w:val="cf01"/>
          <w:rFonts w:ascii="Times New Roman" w:hAnsi="Times New Roman" w:cs="Times New Roman"/>
          <w:color w:val="000000" w:themeColor="text1"/>
          <w:sz w:val="24"/>
          <w:szCs w:val="24"/>
        </w:rPr>
        <w:t>p</w:t>
      </w:r>
      <w:r w:rsidRPr="00981C63">
        <w:rPr>
          <w:rStyle w:val="cf01"/>
          <w:rFonts w:ascii="Times New Roman" w:hAnsi="Times New Roman" w:cs="Times New Roman"/>
          <w:color w:val="000000" w:themeColor="text1"/>
          <w:sz w:val="24"/>
          <w:szCs w:val="24"/>
        </w:rPr>
        <w:t>a</w:t>
      </w:r>
      <w:r w:rsidR="008139D8" w:rsidRPr="00981C63">
        <w:rPr>
          <w:rStyle w:val="cf01"/>
          <w:rFonts w:ascii="Times New Roman" w:hAnsi="Times New Roman" w:cs="Times New Roman"/>
          <w:color w:val="000000" w:themeColor="text1"/>
          <w:sz w:val="24"/>
          <w:szCs w:val="24"/>
        </w:rPr>
        <w:t>ta</w:t>
      </w:r>
      <w:r w:rsidRPr="00981C63">
        <w:rPr>
          <w:rStyle w:val="cf01"/>
          <w:rFonts w:ascii="Times New Roman" w:hAnsi="Times New Roman" w:cs="Times New Roman"/>
          <w:color w:val="000000" w:themeColor="text1"/>
          <w:sz w:val="24"/>
          <w:szCs w:val="24"/>
        </w:rPr>
        <w:t>n</w:t>
      </w:r>
      <w:proofErr w:type="spellEnd"/>
      <w:r w:rsidRPr="00981C63">
        <w:rPr>
          <w:rStyle w:val="cf01"/>
          <w:rFonts w:ascii="Times New Roman" w:hAnsi="Times New Roman" w:cs="Times New Roman"/>
          <w:color w:val="000000" w:themeColor="text1"/>
          <w:sz w:val="24"/>
          <w:szCs w:val="24"/>
        </w:rPr>
        <w:t xml:space="preserve"> </w:t>
      </w:r>
      <w:proofErr w:type="spellStart"/>
      <w:r w:rsidRPr="00981C63">
        <w:rPr>
          <w:rStyle w:val="cf01"/>
          <w:rFonts w:ascii="Times New Roman" w:hAnsi="Times New Roman" w:cs="Times New Roman"/>
          <w:color w:val="000000" w:themeColor="text1"/>
          <w:sz w:val="24"/>
          <w:szCs w:val="24"/>
        </w:rPr>
        <w:t>memil</w:t>
      </w:r>
      <w:r w:rsidR="000939C0" w:rsidRPr="00981C63">
        <w:rPr>
          <w:rStyle w:val="cf01"/>
          <w:rFonts w:ascii="Times New Roman" w:hAnsi="Times New Roman" w:cs="Times New Roman"/>
          <w:color w:val="000000" w:themeColor="text1"/>
          <w:sz w:val="24"/>
          <w:szCs w:val="24"/>
        </w:rPr>
        <w:t>a</w:t>
      </w:r>
      <w:r w:rsidRPr="00981C63">
        <w:rPr>
          <w:rStyle w:val="cf01"/>
          <w:rFonts w:ascii="Times New Roman" w:hAnsi="Times New Roman" w:cs="Times New Roman"/>
          <w:color w:val="000000" w:themeColor="text1"/>
          <w:sz w:val="24"/>
          <w:szCs w:val="24"/>
        </w:rPr>
        <w:t>h</w:t>
      </w:r>
      <w:proofErr w:type="spellEnd"/>
      <w:r w:rsidRPr="00981C63">
        <w:rPr>
          <w:rStyle w:val="cf01"/>
          <w:rFonts w:ascii="Times New Roman" w:hAnsi="Times New Roman" w:cs="Times New Roman"/>
          <w:color w:val="000000" w:themeColor="text1"/>
          <w:sz w:val="24"/>
          <w:szCs w:val="24"/>
        </w:rPr>
        <w:t xml:space="preserve"> </w:t>
      </w:r>
      <w:r w:rsidRPr="003B41EF">
        <w:rPr>
          <w:rStyle w:val="cf01"/>
          <w:rFonts w:ascii="Times New Roman" w:hAnsi="Times New Roman" w:cs="Times New Roman"/>
          <w:sz w:val="24"/>
          <w:szCs w:val="24"/>
        </w:rPr>
        <w:t xml:space="preserve">dan </w:t>
      </w:r>
      <w:proofErr w:type="spellStart"/>
      <w:r w:rsidRPr="003B41EF">
        <w:rPr>
          <w:rStyle w:val="cf01"/>
          <w:rFonts w:ascii="Times New Roman" w:hAnsi="Times New Roman" w:cs="Times New Roman"/>
          <w:sz w:val="24"/>
          <w:szCs w:val="24"/>
        </w:rPr>
        <w:t>ef</w:t>
      </w:r>
      <w:r w:rsidR="00F61C90">
        <w:rPr>
          <w:rStyle w:val="cf01"/>
          <w:rFonts w:ascii="Times New Roman" w:hAnsi="Times New Roman" w:cs="Times New Roman"/>
          <w:sz w:val="24"/>
          <w:szCs w:val="24"/>
        </w:rPr>
        <w:t>i</w:t>
      </w:r>
      <w:r w:rsidRPr="003B41EF">
        <w:rPr>
          <w:rStyle w:val="cf01"/>
          <w:rFonts w:ascii="Times New Roman" w:hAnsi="Times New Roman" w:cs="Times New Roman"/>
          <w:sz w:val="24"/>
          <w:szCs w:val="24"/>
        </w:rPr>
        <w:t>esien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dari</w:t>
      </w:r>
      <w:proofErr w:type="spellEnd"/>
      <w:r w:rsidRPr="003B41EF">
        <w:rPr>
          <w:rStyle w:val="cf01"/>
          <w:rFonts w:ascii="Times New Roman" w:hAnsi="Times New Roman" w:cs="Times New Roman"/>
          <w:sz w:val="24"/>
          <w:szCs w:val="24"/>
        </w:rPr>
        <w:t xml:space="preserve"> </w:t>
      </w:r>
      <w:proofErr w:type="spellStart"/>
      <w:r w:rsidR="00F61C90">
        <w:rPr>
          <w:rStyle w:val="cf01"/>
          <w:rFonts w:ascii="Times New Roman" w:hAnsi="Times New Roman" w:cs="Times New Roman"/>
          <w:sz w:val="24"/>
          <w:szCs w:val="24"/>
        </w:rPr>
        <w:t>penggunaan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waktu</w:t>
      </w:r>
      <w:proofErr w:type="spellEnd"/>
      <w:r w:rsidR="00F61C90">
        <w:rPr>
          <w:rStyle w:val="cf01"/>
          <w:rFonts w:ascii="Times New Roman" w:hAnsi="Times New Roman" w:cs="Times New Roman"/>
          <w:sz w:val="24"/>
          <w:szCs w:val="24"/>
        </w:rPr>
        <w:t xml:space="preserve"> </w:t>
      </w:r>
      <w:proofErr w:type="spellStart"/>
      <w:r w:rsidR="00F61C90">
        <w:rPr>
          <w:rStyle w:val="cf01"/>
          <w:rFonts w:ascii="Times New Roman" w:hAnsi="Times New Roman" w:cs="Times New Roman"/>
          <w:sz w:val="24"/>
          <w:szCs w:val="24"/>
        </w:rPr>
        <w:t>dalam</w:t>
      </w:r>
      <w:proofErr w:type="spellEnd"/>
      <w:r w:rsidR="00F61C90">
        <w:rPr>
          <w:rStyle w:val="cf01"/>
          <w:rFonts w:ascii="Times New Roman" w:hAnsi="Times New Roman" w:cs="Times New Roman"/>
          <w:sz w:val="24"/>
          <w:szCs w:val="24"/>
        </w:rPr>
        <w:t xml:space="preserve"> proses </w:t>
      </w:r>
      <w:proofErr w:type="spellStart"/>
      <w:r w:rsidR="00F61C90">
        <w:rPr>
          <w:rStyle w:val="cf01"/>
          <w:rFonts w:ascii="Times New Roman" w:hAnsi="Times New Roman" w:cs="Times New Roman"/>
          <w:sz w:val="24"/>
          <w:szCs w:val="24"/>
        </w:rPr>
        <w:t>memilah</w:t>
      </w:r>
      <w:proofErr w:type="spellEnd"/>
      <w:r w:rsidR="00F61C90">
        <w:rPr>
          <w:rStyle w:val="cf01"/>
          <w:rFonts w:ascii="Times New Roman" w:hAnsi="Times New Roman" w:cs="Times New Roman"/>
          <w:sz w:val="24"/>
          <w:szCs w:val="24"/>
        </w:rPr>
        <w:t xml:space="preserve"> </w:t>
      </w:r>
      <w:proofErr w:type="spellStart"/>
      <w:r w:rsidR="00F61C90">
        <w:rPr>
          <w:rStyle w:val="cf01"/>
          <w:rFonts w:ascii="Times New Roman" w:hAnsi="Times New Roman" w:cs="Times New Roman"/>
          <w:sz w:val="24"/>
          <w:szCs w:val="24"/>
        </w:rPr>
        <w:t>tomat</w:t>
      </w:r>
      <w:proofErr w:type="spellEnd"/>
      <w:r w:rsidR="00F61C90">
        <w:rPr>
          <w:rStyle w:val="cf01"/>
          <w:rFonts w:ascii="Times New Roman" w:hAnsi="Times New Roman" w:cs="Times New Roman"/>
          <w:sz w:val="24"/>
          <w:szCs w:val="24"/>
        </w:rPr>
        <w:t>.</w:t>
      </w:r>
    </w:p>
    <w:p w14:paraId="7D48CDF3" w14:textId="0F5F6E56" w:rsidR="003E6555" w:rsidRPr="003B41EF" w:rsidRDefault="002867BD" w:rsidP="003B41EF">
      <w:pPr>
        <w:pStyle w:val="pf0"/>
        <w:spacing w:line="360" w:lineRule="auto"/>
        <w:jc w:val="both"/>
        <w:rPr>
          <w:rStyle w:val="cf01"/>
          <w:rFonts w:ascii="Times New Roman" w:hAnsi="Times New Roman" w:cs="Times New Roman"/>
          <w:sz w:val="24"/>
          <w:szCs w:val="24"/>
        </w:rPr>
      </w:pPr>
      <w:proofErr w:type="spellStart"/>
      <w:r w:rsidRPr="003B41EF">
        <w:rPr>
          <w:rStyle w:val="cf01"/>
          <w:rFonts w:ascii="Times New Roman" w:hAnsi="Times New Roman" w:cs="Times New Roman"/>
          <w:sz w:val="24"/>
          <w:szCs w:val="24"/>
        </w:rPr>
        <w:t>Untuk</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mengatasi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tantangan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panen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tradisional</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integrasi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teknologi</w:t>
      </w:r>
      <w:proofErr w:type="spellEnd"/>
      <w:r w:rsidRPr="003B41EF">
        <w:rPr>
          <w:rStyle w:val="cf01"/>
          <w:rFonts w:ascii="Times New Roman" w:hAnsi="Times New Roman" w:cs="Times New Roman"/>
          <w:sz w:val="24"/>
          <w:szCs w:val="24"/>
        </w:rPr>
        <w:t xml:space="preserve"> </w:t>
      </w:r>
      <w:r w:rsidRPr="00D601D6">
        <w:rPr>
          <w:rStyle w:val="cf01"/>
          <w:rFonts w:ascii="Times New Roman" w:hAnsi="Times New Roman" w:cs="Times New Roman"/>
          <w:i/>
          <w:iCs/>
          <w:sz w:val="24"/>
          <w:szCs w:val="24"/>
        </w:rPr>
        <w:t>Machine Vision - Open CV</w:t>
      </w:r>
      <w:r w:rsidRPr="003B41EF">
        <w:rPr>
          <w:rStyle w:val="cf01"/>
          <w:rFonts w:ascii="Times New Roman" w:hAnsi="Times New Roman" w:cs="Times New Roman"/>
          <w:sz w:val="24"/>
          <w:szCs w:val="24"/>
        </w:rPr>
        <w:t xml:space="preserve"> dan </w:t>
      </w:r>
      <w:r w:rsidRPr="00D601D6">
        <w:rPr>
          <w:rStyle w:val="cf01"/>
          <w:rFonts w:ascii="Times New Roman" w:hAnsi="Times New Roman" w:cs="Times New Roman"/>
          <w:i/>
          <w:iCs/>
          <w:sz w:val="24"/>
          <w:szCs w:val="24"/>
        </w:rPr>
        <w:t>Dobot Magician</w:t>
      </w:r>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dapat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secara</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signifikan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meningkatkan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efisiensi</w:t>
      </w:r>
      <w:proofErr w:type="spellEnd"/>
      <w:r w:rsidRPr="003B41EF">
        <w:rPr>
          <w:rStyle w:val="cf01"/>
          <w:rFonts w:ascii="Times New Roman" w:hAnsi="Times New Roman" w:cs="Times New Roman"/>
          <w:sz w:val="24"/>
          <w:szCs w:val="24"/>
        </w:rPr>
        <w:t xml:space="preserve"> dan </w:t>
      </w:r>
      <w:proofErr w:type="spellStart"/>
      <w:r w:rsidRPr="003B41EF">
        <w:rPr>
          <w:rStyle w:val="cf01"/>
          <w:rFonts w:ascii="Times New Roman" w:hAnsi="Times New Roman" w:cs="Times New Roman"/>
          <w:sz w:val="24"/>
          <w:szCs w:val="24"/>
        </w:rPr>
        <w:t>kualitas</w:t>
      </w:r>
      <w:proofErr w:type="spellEnd"/>
      <w:r w:rsidR="003E6555" w:rsidRPr="003B41EF">
        <w:rPr>
          <w:rStyle w:val="cf01"/>
          <w:rFonts w:ascii="Times New Roman" w:hAnsi="Times New Roman" w:cs="Times New Roman"/>
          <w:sz w:val="24"/>
          <w:szCs w:val="24"/>
        </w:rPr>
        <w:t xml:space="preserve"> </w:t>
      </w:r>
      <w:proofErr w:type="spellStart"/>
      <w:proofErr w:type="gramStart"/>
      <w:r w:rsidR="003E6555" w:rsidRPr="003B41EF">
        <w:rPr>
          <w:rStyle w:val="cf01"/>
          <w:rFonts w:ascii="Times New Roman" w:hAnsi="Times New Roman" w:cs="Times New Roman"/>
          <w:sz w:val="24"/>
          <w:szCs w:val="24"/>
        </w:rPr>
        <w:t>hasil</w:t>
      </w:r>
      <w:proofErr w:type="spellEnd"/>
      <w:r w:rsidR="003E6555" w:rsidRPr="003B41EF">
        <w:rPr>
          <w:rStyle w:val="cf01"/>
          <w:rFonts w:ascii="Times New Roman" w:hAnsi="Times New Roman" w:cs="Times New Roman"/>
          <w:sz w:val="24"/>
          <w:szCs w:val="24"/>
        </w:rPr>
        <w:t xml:space="preserve"> </w:t>
      </w:r>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panen</w:t>
      </w:r>
      <w:proofErr w:type="spellEnd"/>
      <w:proofErr w:type="gram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tomat</w:t>
      </w:r>
      <w:proofErr w:type="spellEnd"/>
      <w:r w:rsidRPr="003B41EF">
        <w:rPr>
          <w:rStyle w:val="cf01"/>
          <w:rFonts w:ascii="Times New Roman" w:hAnsi="Times New Roman" w:cs="Times New Roman"/>
          <w:sz w:val="24"/>
          <w:szCs w:val="24"/>
        </w:rPr>
        <w:t xml:space="preserve">. </w:t>
      </w:r>
    </w:p>
    <w:p w14:paraId="09BF262D" w14:textId="536F5663" w:rsidR="003E6555" w:rsidRDefault="002867BD" w:rsidP="003B41EF">
      <w:pPr>
        <w:pStyle w:val="pf0"/>
        <w:numPr>
          <w:ilvl w:val="0"/>
          <w:numId w:val="35"/>
        </w:numPr>
        <w:spacing w:line="360" w:lineRule="auto"/>
        <w:jc w:val="both"/>
        <w:rPr>
          <w:rStyle w:val="cf01"/>
          <w:rFonts w:ascii="Times New Roman" w:hAnsi="Times New Roman" w:cs="Times New Roman"/>
          <w:sz w:val="24"/>
          <w:szCs w:val="24"/>
        </w:rPr>
      </w:pPr>
      <w:proofErr w:type="spellStart"/>
      <w:r w:rsidRPr="003B41EF">
        <w:rPr>
          <w:rStyle w:val="cf01"/>
          <w:rFonts w:ascii="Times New Roman" w:hAnsi="Times New Roman" w:cs="Times New Roman"/>
          <w:sz w:val="24"/>
          <w:szCs w:val="24"/>
        </w:rPr>
        <w:lastRenderedPageBreak/>
        <w:t>Pemanfaatan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detektor</w:t>
      </w:r>
      <w:proofErr w:type="spellEnd"/>
      <w:r w:rsidRPr="003B41EF">
        <w:rPr>
          <w:rStyle w:val="cf01"/>
          <w:rFonts w:ascii="Times New Roman" w:hAnsi="Times New Roman" w:cs="Times New Roman"/>
          <w:sz w:val="24"/>
          <w:szCs w:val="24"/>
        </w:rPr>
        <w:t xml:space="preserve"> </w:t>
      </w:r>
      <w:proofErr w:type="spellStart"/>
      <w:proofErr w:type="gramStart"/>
      <w:r w:rsidR="003E6555" w:rsidRPr="003B41EF">
        <w:rPr>
          <w:rStyle w:val="cf01"/>
          <w:rFonts w:ascii="Times New Roman" w:hAnsi="Times New Roman" w:cs="Times New Roman"/>
          <w:sz w:val="24"/>
          <w:szCs w:val="24"/>
        </w:rPr>
        <w:t>ini</w:t>
      </w:r>
      <w:proofErr w:type="spellEnd"/>
      <w:r w:rsidR="003E6555" w:rsidRPr="003B41EF">
        <w:rPr>
          <w:rStyle w:val="cf01"/>
          <w:rFonts w:ascii="Times New Roman" w:hAnsi="Times New Roman" w:cs="Times New Roman"/>
          <w:sz w:val="24"/>
          <w:szCs w:val="24"/>
        </w:rPr>
        <w:t xml:space="preserve"> </w:t>
      </w:r>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memungkinkan</w:t>
      </w:r>
      <w:proofErr w:type="spellEnd"/>
      <w:proofErr w:type="gram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deteksi</w:t>
      </w:r>
      <w:proofErr w:type="spellEnd"/>
      <w:r w:rsidRPr="003B41EF">
        <w:rPr>
          <w:rStyle w:val="cf01"/>
          <w:rFonts w:ascii="Times New Roman" w:hAnsi="Times New Roman" w:cs="Times New Roman"/>
          <w:sz w:val="24"/>
          <w:szCs w:val="24"/>
        </w:rPr>
        <w:t xml:space="preserve"> yang </w:t>
      </w:r>
      <w:proofErr w:type="spellStart"/>
      <w:r w:rsidRPr="003B41EF">
        <w:rPr>
          <w:rStyle w:val="cf01"/>
          <w:rFonts w:ascii="Times New Roman" w:hAnsi="Times New Roman" w:cs="Times New Roman"/>
          <w:sz w:val="24"/>
          <w:szCs w:val="24"/>
        </w:rPr>
        <w:t>akurat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terhadap</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tingkat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kematangan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Tomat</w:t>
      </w:r>
      <w:proofErr w:type="spellEnd"/>
      <w:r w:rsidR="003E6555" w:rsidRPr="003B41EF">
        <w:rPr>
          <w:rStyle w:val="cf01"/>
          <w:rFonts w:ascii="Times New Roman" w:hAnsi="Times New Roman" w:cs="Times New Roman"/>
          <w:sz w:val="24"/>
          <w:szCs w:val="24"/>
        </w:rPr>
        <w:t xml:space="preserve">, yang </w:t>
      </w:r>
      <w:proofErr w:type="spellStart"/>
      <w:r w:rsidR="003E6555" w:rsidRPr="003B41EF">
        <w:rPr>
          <w:rStyle w:val="cf01"/>
          <w:rFonts w:ascii="Times New Roman" w:hAnsi="Times New Roman" w:cs="Times New Roman"/>
          <w:sz w:val="24"/>
          <w:szCs w:val="24"/>
        </w:rPr>
        <w:t>ditekensi</w:t>
      </w:r>
      <w:proofErr w:type="spellEnd"/>
      <w:r w:rsidR="003E6555" w:rsidRPr="003B41EF">
        <w:rPr>
          <w:rStyle w:val="cf01"/>
          <w:rFonts w:ascii="Times New Roman" w:hAnsi="Times New Roman" w:cs="Times New Roman"/>
          <w:sz w:val="24"/>
          <w:szCs w:val="24"/>
        </w:rPr>
        <w:t xml:space="preserve"> </w:t>
      </w:r>
      <w:proofErr w:type="spellStart"/>
      <w:r w:rsidR="003E6555" w:rsidRPr="003B41EF">
        <w:rPr>
          <w:rStyle w:val="cf01"/>
          <w:rFonts w:ascii="Times New Roman" w:hAnsi="Times New Roman" w:cs="Times New Roman"/>
          <w:sz w:val="24"/>
          <w:szCs w:val="24"/>
        </w:rPr>
        <w:t>dari</w:t>
      </w:r>
      <w:proofErr w:type="spellEnd"/>
      <w:r w:rsidR="003E6555" w:rsidRPr="003B41EF">
        <w:rPr>
          <w:rStyle w:val="cf01"/>
          <w:rFonts w:ascii="Times New Roman" w:hAnsi="Times New Roman" w:cs="Times New Roman"/>
          <w:sz w:val="24"/>
          <w:szCs w:val="24"/>
        </w:rPr>
        <w:t xml:space="preserve"> </w:t>
      </w:r>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kulit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berwarna</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merah</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atau</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kuning</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kecokelatan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ketika</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matang</w:t>
      </w:r>
      <w:proofErr w:type="spellEnd"/>
      <w:r w:rsidRPr="003B41EF">
        <w:rPr>
          <w:rStyle w:val="cf01"/>
          <w:rFonts w:ascii="Times New Roman" w:hAnsi="Times New Roman" w:cs="Times New Roman"/>
          <w:sz w:val="24"/>
          <w:szCs w:val="24"/>
        </w:rPr>
        <w:t xml:space="preserve">. </w:t>
      </w:r>
    </w:p>
    <w:p w14:paraId="73137709" w14:textId="76F0C0AE" w:rsidR="003E6555" w:rsidRPr="003B41EF" w:rsidRDefault="003E6555" w:rsidP="003B41EF">
      <w:pPr>
        <w:pStyle w:val="pf0"/>
        <w:numPr>
          <w:ilvl w:val="0"/>
          <w:numId w:val="35"/>
        </w:numPr>
        <w:spacing w:line="360" w:lineRule="auto"/>
        <w:jc w:val="both"/>
        <w:rPr>
          <w:rStyle w:val="cf01"/>
          <w:rFonts w:ascii="Times New Roman" w:hAnsi="Times New Roman" w:cs="Times New Roman"/>
          <w:sz w:val="24"/>
          <w:szCs w:val="24"/>
        </w:rPr>
      </w:pPr>
      <w:r w:rsidRPr="003B41EF">
        <w:rPr>
          <w:rStyle w:val="cf01"/>
          <w:rFonts w:ascii="Times New Roman" w:hAnsi="Times New Roman" w:cs="Times New Roman"/>
          <w:sz w:val="24"/>
          <w:szCs w:val="24"/>
        </w:rPr>
        <w:t>K</w:t>
      </w:r>
      <w:r w:rsidR="002867BD" w:rsidRPr="003B41EF">
        <w:rPr>
          <w:rStyle w:val="cf01"/>
          <w:rFonts w:ascii="Times New Roman" w:hAnsi="Times New Roman" w:cs="Times New Roman"/>
          <w:sz w:val="24"/>
          <w:szCs w:val="24"/>
        </w:rPr>
        <w:t xml:space="preserve">amera </w:t>
      </w:r>
      <w:proofErr w:type="spellStart"/>
      <w:r w:rsidR="002867BD" w:rsidRPr="003B41EF">
        <w:rPr>
          <w:rStyle w:val="cf01"/>
          <w:rFonts w:ascii="Times New Roman" w:hAnsi="Times New Roman" w:cs="Times New Roman"/>
          <w:sz w:val="24"/>
          <w:szCs w:val="24"/>
        </w:rPr>
        <w:t>beresolusi</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tinggi</w:t>
      </w:r>
      <w:proofErr w:type="spellEnd"/>
      <w:r w:rsidRPr="003B41EF">
        <w:rPr>
          <w:rStyle w:val="cf01"/>
          <w:rFonts w:ascii="Times New Roman" w:hAnsi="Times New Roman" w:cs="Times New Roman"/>
          <w:sz w:val="24"/>
          <w:szCs w:val="24"/>
        </w:rPr>
        <w:t xml:space="preserve"> yang </w:t>
      </w:r>
      <w:proofErr w:type="spellStart"/>
      <w:r w:rsidRPr="003B41EF">
        <w:rPr>
          <w:rStyle w:val="cf01"/>
          <w:rFonts w:ascii="Times New Roman" w:hAnsi="Times New Roman" w:cs="Times New Roman"/>
          <w:sz w:val="24"/>
          <w:szCs w:val="24"/>
        </w:rPr>
        <w:t>dihubungkan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w:t>
      </w:r>
      <w:proofErr w:type="spellEnd"/>
      <w:r w:rsidRPr="003B41EF">
        <w:rPr>
          <w:rStyle w:val="cf01"/>
          <w:rFonts w:ascii="Times New Roman" w:hAnsi="Times New Roman" w:cs="Times New Roman"/>
          <w:sz w:val="24"/>
          <w:szCs w:val="24"/>
        </w:rPr>
        <w:t xml:space="preserve"> </w:t>
      </w:r>
      <w:proofErr w:type="spellStart"/>
      <w:proofErr w:type="gramStart"/>
      <w:r w:rsidR="003B41EF">
        <w:rPr>
          <w:rStyle w:val="cf01"/>
          <w:rFonts w:ascii="Times New Roman" w:hAnsi="Times New Roman" w:cs="Times New Roman"/>
          <w:sz w:val="24"/>
          <w:szCs w:val="24"/>
        </w:rPr>
        <w:t>k</w:t>
      </w:r>
      <w:r w:rsidRPr="003B41EF">
        <w:rPr>
          <w:rStyle w:val="cf01"/>
          <w:rFonts w:ascii="Times New Roman" w:hAnsi="Times New Roman" w:cs="Times New Roman"/>
          <w:sz w:val="24"/>
          <w:szCs w:val="24"/>
        </w:rPr>
        <w:t>omputer</w:t>
      </w:r>
      <w:proofErr w:type="spellEnd"/>
      <w:r w:rsidRPr="003B41EF">
        <w:rPr>
          <w:rStyle w:val="cf01"/>
          <w:rFonts w:ascii="Times New Roman" w:hAnsi="Times New Roman" w:cs="Times New Roman"/>
          <w:sz w:val="24"/>
          <w:szCs w:val="24"/>
        </w:rPr>
        <w:t xml:space="preserve"> </w:t>
      </w:r>
      <w:r w:rsidR="002867BD"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dapat</w:t>
      </w:r>
      <w:proofErr w:type="spellEnd"/>
      <w:proofErr w:type="gramEnd"/>
      <w:r w:rsidRPr="003B41EF">
        <w:rPr>
          <w:rStyle w:val="cf01"/>
          <w:rFonts w:ascii="Times New Roman" w:hAnsi="Times New Roman" w:cs="Times New Roman"/>
          <w:sz w:val="24"/>
          <w:szCs w:val="24"/>
        </w:rPr>
        <w:t xml:space="preserve"> </w:t>
      </w:r>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menangkap</w:t>
      </w:r>
      <w:proofErr w:type="spellEnd"/>
      <w:r w:rsidR="002867BD" w:rsidRPr="003B41EF">
        <w:rPr>
          <w:rStyle w:val="cf01"/>
          <w:rFonts w:ascii="Times New Roman" w:hAnsi="Times New Roman" w:cs="Times New Roman"/>
          <w:sz w:val="24"/>
          <w:szCs w:val="24"/>
        </w:rPr>
        <w:t xml:space="preserve"> dan </w:t>
      </w:r>
      <w:proofErr w:type="spellStart"/>
      <w:r w:rsidR="002867BD" w:rsidRPr="003B41EF">
        <w:rPr>
          <w:rStyle w:val="cf01"/>
          <w:rFonts w:ascii="Times New Roman" w:hAnsi="Times New Roman" w:cs="Times New Roman"/>
          <w:sz w:val="24"/>
          <w:szCs w:val="24"/>
        </w:rPr>
        <w:t>menganalisis</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gambar</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tomat</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memungkinkan</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pendeteksian</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warna</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bentuk</w:t>
      </w:r>
      <w:proofErr w:type="spellEnd"/>
      <w:r w:rsidR="002867BD" w:rsidRPr="003B41EF">
        <w:rPr>
          <w:rStyle w:val="cf01"/>
          <w:rFonts w:ascii="Times New Roman" w:hAnsi="Times New Roman" w:cs="Times New Roman"/>
          <w:sz w:val="24"/>
          <w:szCs w:val="24"/>
        </w:rPr>
        <w:t xml:space="preserve">, dan </w:t>
      </w:r>
      <w:proofErr w:type="spellStart"/>
      <w:r w:rsidR="002867BD" w:rsidRPr="003B41EF">
        <w:rPr>
          <w:rStyle w:val="cf01"/>
          <w:rFonts w:ascii="Times New Roman" w:hAnsi="Times New Roman" w:cs="Times New Roman"/>
          <w:sz w:val="24"/>
          <w:szCs w:val="24"/>
        </w:rPr>
        <w:t>karakteristik</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lainnya</w:t>
      </w:r>
      <w:proofErr w:type="spellEnd"/>
      <w:r w:rsidR="002867BD" w:rsidRPr="003B41EF">
        <w:rPr>
          <w:rStyle w:val="cf01"/>
          <w:rFonts w:ascii="Times New Roman" w:hAnsi="Times New Roman" w:cs="Times New Roman"/>
          <w:sz w:val="24"/>
          <w:szCs w:val="24"/>
        </w:rPr>
        <w:t xml:space="preserve">. </w:t>
      </w:r>
    </w:p>
    <w:p w14:paraId="20936060" w14:textId="77777777" w:rsidR="003E6555" w:rsidRPr="003B41EF" w:rsidRDefault="002867BD" w:rsidP="003B41EF">
      <w:pPr>
        <w:pStyle w:val="pf0"/>
        <w:numPr>
          <w:ilvl w:val="0"/>
          <w:numId w:val="35"/>
        </w:numPr>
        <w:spacing w:line="360" w:lineRule="auto"/>
        <w:jc w:val="both"/>
      </w:pPr>
      <w:proofErr w:type="spellStart"/>
      <w:r w:rsidRPr="003B41EF">
        <w:rPr>
          <w:rStyle w:val="cf01"/>
          <w:rFonts w:ascii="Times New Roman" w:hAnsi="Times New Roman" w:cs="Times New Roman"/>
          <w:sz w:val="24"/>
          <w:szCs w:val="24"/>
        </w:rPr>
        <w:t>Melalui</w:t>
      </w:r>
      <w:proofErr w:type="spellEnd"/>
      <w:r w:rsidRPr="003B41EF">
        <w:rPr>
          <w:rStyle w:val="cf01"/>
          <w:rFonts w:ascii="Times New Roman" w:hAnsi="Times New Roman" w:cs="Times New Roman"/>
          <w:sz w:val="24"/>
          <w:szCs w:val="24"/>
        </w:rPr>
        <w:t xml:space="preserve"> </w:t>
      </w:r>
      <w:r w:rsidRPr="00D601D6">
        <w:rPr>
          <w:rStyle w:val="cf01"/>
          <w:rFonts w:ascii="Times New Roman" w:hAnsi="Times New Roman" w:cs="Times New Roman"/>
          <w:i/>
          <w:iCs/>
          <w:sz w:val="24"/>
          <w:szCs w:val="24"/>
        </w:rPr>
        <w:t>Python</w:t>
      </w:r>
      <w:r w:rsidRPr="003B41EF">
        <w:rPr>
          <w:rStyle w:val="cf01"/>
          <w:rFonts w:ascii="Times New Roman" w:hAnsi="Times New Roman" w:cs="Times New Roman"/>
          <w:sz w:val="24"/>
          <w:szCs w:val="24"/>
        </w:rPr>
        <w:t xml:space="preserve"> dan </w:t>
      </w:r>
      <w:proofErr w:type="spellStart"/>
      <w:r w:rsidRPr="003B41EF">
        <w:rPr>
          <w:rStyle w:val="cf01"/>
          <w:rFonts w:ascii="Times New Roman" w:hAnsi="Times New Roman" w:cs="Times New Roman"/>
          <w:sz w:val="24"/>
          <w:szCs w:val="24"/>
        </w:rPr>
        <w:t>perangkat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lunak</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khusus</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untuk</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mesin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penghitung</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tomat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gambar</w:t>
      </w:r>
      <w:proofErr w:type="spellEnd"/>
      <w:r w:rsidRPr="003B41EF">
        <w:rPr>
          <w:rStyle w:val="cf01"/>
          <w:rFonts w:ascii="Times New Roman" w:hAnsi="Times New Roman" w:cs="Times New Roman"/>
          <w:sz w:val="24"/>
          <w:szCs w:val="24"/>
        </w:rPr>
        <w:t xml:space="preserve"> yang </w:t>
      </w:r>
      <w:proofErr w:type="spellStart"/>
      <w:r w:rsidRPr="003B41EF">
        <w:rPr>
          <w:rStyle w:val="cf01"/>
          <w:rFonts w:ascii="Times New Roman" w:hAnsi="Times New Roman" w:cs="Times New Roman"/>
          <w:sz w:val="24"/>
          <w:szCs w:val="24"/>
        </w:rPr>
        <w:t>ditangkap</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diproses</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untuk</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memastikan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pendeteksian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gambar</w:t>
      </w:r>
      <w:proofErr w:type="spellEnd"/>
      <w:r w:rsidRPr="003B41EF">
        <w:rPr>
          <w:rStyle w:val="cf01"/>
          <w:rFonts w:ascii="Times New Roman" w:hAnsi="Times New Roman" w:cs="Times New Roman"/>
          <w:sz w:val="24"/>
          <w:szCs w:val="24"/>
        </w:rPr>
        <w:t xml:space="preserve"> yang </w:t>
      </w:r>
      <w:proofErr w:type="spellStart"/>
      <w:r w:rsidRPr="003B41EF">
        <w:rPr>
          <w:rStyle w:val="cf01"/>
          <w:rFonts w:ascii="Times New Roman" w:hAnsi="Times New Roman" w:cs="Times New Roman"/>
          <w:sz w:val="24"/>
          <w:szCs w:val="24"/>
        </w:rPr>
        <w:t>jelas</w:t>
      </w:r>
      <w:proofErr w:type="spellEnd"/>
      <w:r w:rsidRPr="003B41EF">
        <w:rPr>
          <w:rStyle w:val="cf01"/>
          <w:rFonts w:ascii="Times New Roman" w:hAnsi="Times New Roman" w:cs="Times New Roman"/>
          <w:sz w:val="24"/>
          <w:szCs w:val="24"/>
        </w:rPr>
        <w:t xml:space="preserve"> dan </w:t>
      </w:r>
      <w:proofErr w:type="spellStart"/>
      <w:r w:rsidRPr="003B41EF">
        <w:rPr>
          <w:rStyle w:val="cf01"/>
          <w:rFonts w:ascii="Times New Roman" w:hAnsi="Times New Roman" w:cs="Times New Roman"/>
          <w:sz w:val="24"/>
          <w:szCs w:val="24"/>
        </w:rPr>
        <w:t>akurat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Dengan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mengotomatiskan</w:t>
      </w:r>
      <w:proofErr w:type="spellEnd"/>
      <w:r w:rsidRPr="003B41EF">
        <w:rPr>
          <w:rStyle w:val="cf01"/>
          <w:rFonts w:ascii="Times New Roman" w:hAnsi="Times New Roman" w:cs="Times New Roman"/>
          <w:sz w:val="24"/>
          <w:szCs w:val="24"/>
        </w:rPr>
        <w:t xml:space="preserve"> proses </w:t>
      </w:r>
      <w:proofErr w:type="spellStart"/>
      <w:r w:rsidRPr="003B41EF">
        <w:rPr>
          <w:rStyle w:val="cf01"/>
          <w:rFonts w:ascii="Times New Roman" w:hAnsi="Times New Roman" w:cs="Times New Roman"/>
          <w:sz w:val="24"/>
          <w:szCs w:val="24"/>
        </w:rPr>
        <w:t>deteksi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kematangan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teknologi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ini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menghilangkan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kemungkinan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kesalahan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manusia</w:t>
      </w:r>
      <w:proofErr w:type="spellEnd"/>
      <w:r w:rsidRPr="003B41EF">
        <w:rPr>
          <w:rStyle w:val="cf01"/>
          <w:rFonts w:ascii="Times New Roman" w:hAnsi="Times New Roman" w:cs="Times New Roman"/>
          <w:sz w:val="24"/>
          <w:szCs w:val="24"/>
        </w:rPr>
        <w:t xml:space="preserve"> dan </w:t>
      </w:r>
      <w:proofErr w:type="spellStart"/>
      <w:r w:rsidRPr="003B41EF">
        <w:rPr>
          <w:rStyle w:val="cf01"/>
          <w:rFonts w:ascii="Times New Roman" w:hAnsi="Times New Roman" w:cs="Times New Roman"/>
          <w:sz w:val="24"/>
          <w:szCs w:val="24"/>
        </w:rPr>
        <w:t>memastikan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seleksi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tomat</w:t>
      </w:r>
      <w:proofErr w:type="spellEnd"/>
      <w:r w:rsidRPr="003B41EF">
        <w:rPr>
          <w:rStyle w:val="cf01"/>
          <w:rFonts w:ascii="Times New Roman" w:hAnsi="Times New Roman" w:cs="Times New Roman"/>
          <w:sz w:val="24"/>
          <w:szCs w:val="24"/>
        </w:rPr>
        <w:t xml:space="preserve"> yang </w:t>
      </w:r>
      <w:proofErr w:type="spellStart"/>
      <w:r w:rsidRPr="003B41EF">
        <w:rPr>
          <w:rStyle w:val="cf01"/>
          <w:rFonts w:ascii="Times New Roman" w:hAnsi="Times New Roman" w:cs="Times New Roman"/>
          <w:sz w:val="24"/>
          <w:szCs w:val="24"/>
        </w:rPr>
        <w:t>matang</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sehingga</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meningkatkan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kualitas</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hasil</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panen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secara</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keseluruhan</w:t>
      </w:r>
      <w:proofErr w:type="spellEnd"/>
      <w:r w:rsidRPr="003B41EF">
        <w:rPr>
          <w:rStyle w:val="cf01"/>
          <w:rFonts w:ascii="Times New Roman" w:hAnsi="Times New Roman" w:cs="Times New Roman"/>
          <w:sz w:val="24"/>
          <w:szCs w:val="24"/>
        </w:rPr>
        <w:t>.</w:t>
      </w:r>
    </w:p>
    <w:p w14:paraId="6638220F" w14:textId="398F28AE" w:rsidR="002867BD" w:rsidRPr="003B41EF" w:rsidRDefault="003E6555" w:rsidP="003B41EF">
      <w:pPr>
        <w:pStyle w:val="pf0"/>
        <w:numPr>
          <w:ilvl w:val="0"/>
          <w:numId w:val="35"/>
        </w:numPr>
        <w:spacing w:line="360" w:lineRule="auto"/>
        <w:jc w:val="both"/>
      </w:pPr>
      <w:proofErr w:type="spellStart"/>
      <w:r w:rsidRPr="003B41EF">
        <w:rPr>
          <w:rStyle w:val="cf01"/>
          <w:rFonts w:ascii="Times New Roman" w:hAnsi="Times New Roman" w:cs="Times New Roman"/>
          <w:sz w:val="24"/>
          <w:szCs w:val="24"/>
        </w:rPr>
        <w:t>A</w:t>
      </w:r>
      <w:r w:rsidR="002867BD" w:rsidRPr="003B41EF">
        <w:rPr>
          <w:rStyle w:val="cf01"/>
          <w:rFonts w:ascii="Times New Roman" w:hAnsi="Times New Roman" w:cs="Times New Roman"/>
          <w:sz w:val="24"/>
          <w:szCs w:val="24"/>
        </w:rPr>
        <w:t>kurasi</w:t>
      </w:r>
      <w:proofErr w:type="spellEnd"/>
      <w:r w:rsidR="002867BD" w:rsidRPr="003B41EF">
        <w:rPr>
          <w:rStyle w:val="cf01"/>
          <w:rFonts w:ascii="Times New Roman" w:hAnsi="Times New Roman" w:cs="Times New Roman"/>
          <w:sz w:val="24"/>
          <w:szCs w:val="24"/>
        </w:rPr>
        <w:t xml:space="preserve"> dan </w:t>
      </w:r>
      <w:proofErr w:type="spellStart"/>
      <w:r w:rsidR="002867BD" w:rsidRPr="003B41EF">
        <w:rPr>
          <w:rStyle w:val="cf01"/>
          <w:rFonts w:ascii="Times New Roman" w:hAnsi="Times New Roman" w:cs="Times New Roman"/>
          <w:sz w:val="24"/>
          <w:szCs w:val="24"/>
        </w:rPr>
        <w:t>konsistensi</w:t>
      </w:r>
      <w:proofErr w:type="spellEnd"/>
      <w:r w:rsidR="002867BD" w:rsidRPr="003B41EF">
        <w:rPr>
          <w:rStyle w:val="cf01"/>
          <w:rFonts w:ascii="Times New Roman" w:hAnsi="Times New Roman" w:cs="Times New Roman"/>
          <w:sz w:val="24"/>
          <w:szCs w:val="24"/>
        </w:rPr>
        <w:t xml:space="preserve"> yang </w:t>
      </w:r>
      <w:proofErr w:type="spellStart"/>
      <w:r w:rsidR="002867BD" w:rsidRPr="003B41EF">
        <w:rPr>
          <w:rStyle w:val="cf01"/>
          <w:rFonts w:ascii="Times New Roman" w:hAnsi="Times New Roman" w:cs="Times New Roman"/>
          <w:sz w:val="24"/>
          <w:szCs w:val="24"/>
        </w:rPr>
        <w:t>diberikan</w:t>
      </w:r>
      <w:proofErr w:type="spellEnd"/>
      <w:r w:rsidR="002867BD" w:rsidRPr="003B41EF">
        <w:rPr>
          <w:rStyle w:val="cf01"/>
          <w:rFonts w:ascii="Times New Roman" w:hAnsi="Times New Roman" w:cs="Times New Roman"/>
          <w:sz w:val="24"/>
          <w:szCs w:val="24"/>
        </w:rPr>
        <w:t xml:space="preserve"> oleh </w:t>
      </w:r>
      <w:proofErr w:type="spellStart"/>
      <w:r w:rsidR="002867BD" w:rsidRPr="003B41EF">
        <w:rPr>
          <w:rStyle w:val="cf01"/>
          <w:rFonts w:ascii="Times New Roman" w:hAnsi="Times New Roman" w:cs="Times New Roman"/>
          <w:sz w:val="24"/>
          <w:szCs w:val="24"/>
        </w:rPr>
        <w:t>teknologi</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visi</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mesin</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memastikan</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hanya</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tomat</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berkualitas</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tinggi</w:t>
      </w:r>
      <w:proofErr w:type="spellEnd"/>
      <w:r w:rsidR="002867BD" w:rsidRPr="003B41EF">
        <w:rPr>
          <w:rStyle w:val="cf01"/>
          <w:rFonts w:ascii="Times New Roman" w:hAnsi="Times New Roman" w:cs="Times New Roman"/>
          <w:sz w:val="24"/>
          <w:szCs w:val="24"/>
        </w:rPr>
        <w:t xml:space="preserve"> yang </w:t>
      </w:r>
      <w:proofErr w:type="spellStart"/>
      <w:r w:rsidR="002867BD" w:rsidRPr="003B41EF">
        <w:rPr>
          <w:rStyle w:val="cf01"/>
          <w:rFonts w:ascii="Times New Roman" w:hAnsi="Times New Roman" w:cs="Times New Roman"/>
          <w:sz w:val="24"/>
          <w:szCs w:val="24"/>
        </w:rPr>
        <w:t>dipanen</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mengurangi</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kerugian</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akibat</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hasil</w:t>
      </w:r>
      <w:proofErr w:type="spellEnd"/>
      <w:r w:rsidR="002867BD" w:rsidRPr="003B41EF">
        <w:rPr>
          <w:rStyle w:val="cf01"/>
          <w:rFonts w:ascii="Times New Roman" w:hAnsi="Times New Roman" w:cs="Times New Roman"/>
          <w:sz w:val="24"/>
          <w:szCs w:val="24"/>
        </w:rPr>
        <w:t xml:space="preserve"> yang </w:t>
      </w:r>
      <w:proofErr w:type="spellStart"/>
      <w:r w:rsidR="002867BD" w:rsidRPr="003B41EF">
        <w:rPr>
          <w:rStyle w:val="cf01"/>
          <w:rFonts w:ascii="Times New Roman" w:hAnsi="Times New Roman" w:cs="Times New Roman"/>
          <w:sz w:val="24"/>
          <w:szCs w:val="24"/>
        </w:rPr>
        <w:t>rusak</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atau</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terlalu</w:t>
      </w:r>
      <w:proofErr w:type="spellEnd"/>
      <w:r w:rsidR="002867BD" w:rsidRPr="003B41EF">
        <w:rPr>
          <w:rStyle w:val="cf01"/>
          <w:rFonts w:ascii="Times New Roman" w:hAnsi="Times New Roman" w:cs="Times New Roman"/>
          <w:sz w:val="24"/>
          <w:szCs w:val="24"/>
        </w:rPr>
        <w:t xml:space="preserve"> </w:t>
      </w:r>
      <w:proofErr w:type="spellStart"/>
      <w:r w:rsidR="002867BD" w:rsidRPr="003B41EF">
        <w:rPr>
          <w:rStyle w:val="cf01"/>
          <w:rFonts w:ascii="Times New Roman" w:hAnsi="Times New Roman" w:cs="Times New Roman"/>
          <w:sz w:val="24"/>
          <w:szCs w:val="24"/>
        </w:rPr>
        <w:t>matang</w:t>
      </w:r>
      <w:proofErr w:type="spellEnd"/>
      <w:r w:rsidR="002867BD" w:rsidRPr="003B41EF">
        <w:rPr>
          <w:rStyle w:val="cf01"/>
          <w:rFonts w:ascii="Times New Roman" w:hAnsi="Times New Roman" w:cs="Times New Roman"/>
          <w:sz w:val="24"/>
          <w:szCs w:val="24"/>
        </w:rPr>
        <w:t xml:space="preserve">. </w:t>
      </w:r>
    </w:p>
    <w:p w14:paraId="127F8EB7" w14:textId="00A84E20" w:rsidR="002867BD" w:rsidRPr="00D601D6" w:rsidRDefault="002867BD" w:rsidP="003B41EF">
      <w:pPr>
        <w:pStyle w:val="pf0"/>
        <w:spacing w:line="360" w:lineRule="auto"/>
        <w:jc w:val="both"/>
        <w:rPr>
          <w:rStyle w:val="cf01"/>
          <w:rFonts w:ascii="Times New Roman" w:hAnsi="Times New Roman" w:cs="Times New Roman"/>
          <w:i/>
          <w:iCs/>
          <w:sz w:val="24"/>
          <w:szCs w:val="24"/>
        </w:rPr>
      </w:pPr>
      <w:proofErr w:type="spellStart"/>
      <w:r w:rsidRPr="003B41EF">
        <w:rPr>
          <w:rStyle w:val="cf01"/>
          <w:rFonts w:ascii="Times New Roman" w:hAnsi="Times New Roman" w:cs="Times New Roman"/>
          <w:sz w:val="24"/>
          <w:szCs w:val="24"/>
        </w:rPr>
        <w:t>Industri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tomat</w:t>
      </w:r>
      <w:proofErr w:type="spellEnd"/>
      <w:r w:rsidRPr="003B41EF">
        <w:rPr>
          <w:rStyle w:val="cf01"/>
          <w:rFonts w:ascii="Times New Roman" w:hAnsi="Times New Roman" w:cs="Times New Roman"/>
          <w:sz w:val="24"/>
          <w:szCs w:val="24"/>
        </w:rPr>
        <w:t xml:space="preserve"> Indonesia </w:t>
      </w:r>
      <w:proofErr w:type="spellStart"/>
      <w:r w:rsidRPr="003B41EF">
        <w:rPr>
          <w:rStyle w:val="cf01"/>
          <w:rFonts w:ascii="Times New Roman" w:hAnsi="Times New Roman" w:cs="Times New Roman"/>
          <w:sz w:val="24"/>
          <w:szCs w:val="24"/>
        </w:rPr>
        <w:t>dapat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mengambil</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manfaat</w:t>
      </w:r>
      <w:proofErr w:type="spellEnd"/>
      <w:r w:rsidRPr="003B41EF">
        <w:rPr>
          <w:rStyle w:val="cf01"/>
          <w:rFonts w:ascii="Times New Roman" w:hAnsi="Times New Roman" w:cs="Times New Roman"/>
          <w:sz w:val="24"/>
          <w:szCs w:val="24"/>
        </w:rPr>
        <w:t xml:space="preserve"> yang </w:t>
      </w:r>
      <w:proofErr w:type="spellStart"/>
      <w:r w:rsidRPr="003B41EF">
        <w:rPr>
          <w:rStyle w:val="cf01"/>
          <w:rFonts w:ascii="Times New Roman" w:hAnsi="Times New Roman" w:cs="Times New Roman"/>
          <w:sz w:val="24"/>
          <w:szCs w:val="24"/>
        </w:rPr>
        <w:t>signifikan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dari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implementasi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teknologi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visi</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mesin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dalam</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panen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tomat</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Dengan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memanfaatkan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kemampuan</w:t>
      </w:r>
      <w:proofErr w:type="spellEnd"/>
      <w:r w:rsidRPr="003B41EF">
        <w:rPr>
          <w:rStyle w:val="cf01"/>
          <w:rFonts w:ascii="Times New Roman" w:hAnsi="Times New Roman" w:cs="Times New Roman"/>
          <w:sz w:val="24"/>
          <w:szCs w:val="24"/>
        </w:rPr>
        <w:t xml:space="preserve"> yang </w:t>
      </w:r>
      <w:proofErr w:type="spellStart"/>
      <w:r w:rsidRPr="003B41EF">
        <w:rPr>
          <w:rStyle w:val="cf01"/>
          <w:rFonts w:ascii="Times New Roman" w:hAnsi="Times New Roman" w:cs="Times New Roman"/>
          <w:sz w:val="24"/>
          <w:szCs w:val="24"/>
        </w:rPr>
        <w:t>digabungkan</w:t>
      </w:r>
      <w:proofErr w:type="spellEnd"/>
      <w:r w:rsidRPr="003B41EF">
        <w:rPr>
          <w:rStyle w:val="cf01"/>
          <w:rFonts w:ascii="Times New Roman" w:hAnsi="Times New Roman" w:cs="Times New Roman"/>
          <w:sz w:val="24"/>
          <w:szCs w:val="24"/>
        </w:rPr>
        <w:t xml:space="preserve"> </w:t>
      </w:r>
      <w:proofErr w:type="spellStart"/>
      <w:r w:rsidRPr="003B41EF">
        <w:rPr>
          <w:rStyle w:val="cf01"/>
          <w:rFonts w:ascii="Times New Roman" w:hAnsi="Times New Roman" w:cs="Times New Roman"/>
          <w:sz w:val="24"/>
          <w:szCs w:val="24"/>
        </w:rPr>
        <w:t>antara</w:t>
      </w:r>
      <w:proofErr w:type="spellEnd"/>
      <w:r w:rsidRPr="003B41EF">
        <w:rPr>
          <w:rStyle w:val="cf01"/>
          <w:rFonts w:ascii="Times New Roman" w:hAnsi="Times New Roman" w:cs="Times New Roman"/>
          <w:sz w:val="24"/>
          <w:szCs w:val="24"/>
        </w:rPr>
        <w:t xml:space="preserve"> </w:t>
      </w:r>
      <w:r w:rsidRPr="00D601D6">
        <w:rPr>
          <w:rStyle w:val="cf01"/>
          <w:rFonts w:ascii="Times New Roman" w:hAnsi="Times New Roman" w:cs="Times New Roman"/>
          <w:i/>
          <w:iCs/>
          <w:sz w:val="24"/>
          <w:szCs w:val="24"/>
        </w:rPr>
        <w:t>Machine Vision</w:t>
      </w:r>
      <w:r w:rsidRPr="003B41EF">
        <w:rPr>
          <w:rStyle w:val="cf01"/>
          <w:rFonts w:ascii="Times New Roman" w:hAnsi="Times New Roman" w:cs="Times New Roman"/>
          <w:sz w:val="24"/>
          <w:szCs w:val="24"/>
        </w:rPr>
        <w:t xml:space="preserve"> - </w:t>
      </w:r>
      <w:r w:rsidRPr="00D601D6">
        <w:rPr>
          <w:rStyle w:val="cf01"/>
          <w:rFonts w:ascii="Times New Roman" w:hAnsi="Times New Roman" w:cs="Times New Roman"/>
          <w:i/>
          <w:iCs/>
          <w:sz w:val="24"/>
          <w:szCs w:val="24"/>
        </w:rPr>
        <w:t>Open CV</w:t>
      </w:r>
      <w:r w:rsidRPr="003B41EF">
        <w:rPr>
          <w:rStyle w:val="cf01"/>
          <w:rFonts w:ascii="Times New Roman" w:hAnsi="Times New Roman" w:cs="Times New Roman"/>
          <w:sz w:val="24"/>
          <w:szCs w:val="24"/>
        </w:rPr>
        <w:t xml:space="preserve"> dan </w:t>
      </w:r>
      <w:r w:rsidRPr="00D601D6">
        <w:rPr>
          <w:rStyle w:val="cf01"/>
          <w:rFonts w:ascii="Times New Roman" w:hAnsi="Times New Roman" w:cs="Times New Roman"/>
          <w:i/>
          <w:iCs/>
          <w:sz w:val="24"/>
          <w:szCs w:val="24"/>
        </w:rPr>
        <w:t xml:space="preserve">Dobot Magician, </w:t>
      </w:r>
    </w:p>
    <w:p w14:paraId="08E6CE8C" w14:textId="77777777" w:rsidR="002867BD" w:rsidRPr="00295394" w:rsidRDefault="002867BD" w:rsidP="001E7F9F">
      <w:pPr>
        <w:rPr>
          <w:noProof/>
          <w:lang w:val="id-ID"/>
        </w:rPr>
      </w:pPr>
    </w:p>
    <w:p w14:paraId="44BD82B7" w14:textId="77777777" w:rsidR="00B6696E" w:rsidRPr="00295394" w:rsidRDefault="00B6696E" w:rsidP="00B6696E">
      <w:pPr>
        <w:rPr>
          <w:noProof/>
          <w:lang w:val="id-ID"/>
        </w:rPr>
      </w:pPr>
    </w:p>
    <w:p w14:paraId="4D9CB3DB" w14:textId="77777777" w:rsidR="00133426" w:rsidRPr="00295394" w:rsidRDefault="00133426" w:rsidP="001E7F9F">
      <w:pPr>
        <w:pStyle w:val="ListParagraph"/>
        <w:numPr>
          <w:ilvl w:val="0"/>
          <w:numId w:val="16"/>
        </w:numPr>
        <w:pBdr>
          <w:top w:val="nil"/>
          <w:left w:val="nil"/>
          <w:bottom w:val="nil"/>
          <w:right w:val="nil"/>
          <w:between w:val="nil"/>
        </w:pBdr>
        <w:spacing w:line="360" w:lineRule="auto"/>
        <w:ind w:left="1418" w:hanging="709"/>
        <w:jc w:val="both"/>
        <w:rPr>
          <w:noProof/>
          <w:color w:val="000000"/>
          <w:lang w:val="id-ID"/>
        </w:rPr>
      </w:pPr>
      <w:r w:rsidRPr="00295394">
        <w:rPr>
          <w:b/>
          <w:noProof/>
          <w:color w:val="000000"/>
          <w:lang w:val="id-ID"/>
        </w:rPr>
        <w:t>Rumusan Masalah</w:t>
      </w:r>
    </w:p>
    <w:p w14:paraId="0FACB480" w14:textId="77777777" w:rsidR="00133426" w:rsidRPr="00295394" w:rsidRDefault="00133426" w:rsidP="00C81488">
      <w:pPr>
        <w:pBdr>
          <w:top w:val="nil"/>
          <w:left w:val="nil"/>
          <w:bottom w:val="nil"/>
          <w:right w:val="nil"/>
          <w:between w:val="nil"/>
        </w:pBdr>
        <w:spacing w:line="360" w:lineRule="auto"/>
        <w:ind w:left="1418"/>
        <w:jc w:val="both"/>
        <w:rPr>
          <w:noProof/>
          <w:color w:val="000000"/>
          <w:lang w:val="id-ID"/>
        </w:rPr>
      </w:pPr>
      <w:r w:rsidRPr="00295394">
        <w:rPr>
          <w:noProof/>
          <w:lang w:val="id-ID"/>
        </w:rPr>
        <w:t>Berdasarkan</w:t>
      </w:r>
      <w:r w:rsidRPr="00295394">
        <w:rPr>
          <w:noProof/>
          <w:color w:val="000000"/>
          <w:lang w:val="id-ID"/>
        </w:rPr>
        <w:t xml:space="preserve"> uraian dalam latar belakang di atas, maka masalah dalam </w:t>
      </w:r>
      <w:r w:rsidRPr="00295394">
        <w:rPr>
          <w:noProof/>
          <w:lang w:val="id-ID"/>
        </w:rPr>
        <w:t>penelitian</w:t>
      </w:r>
      <w:r w:rsidRPr="00295394">
        <w:rPr>
          <w:noProof/>
          <w:color w:val="000000"/>
          <w:lang w:val="id-ID"/>
        </w:rPr>
        <w:t xml:space="preserve"> ini adalah sebagai berikut: </w:t>
      </w:r>
    </w:p>
    <w:p w14:paraId="6AACEA38" w14:textId="0619DDA5" w:rsidR="00853175" w:rsidRPr="00D601D6" w:rsidRDefault="3E04C333" w:rsidP="0029639C">
      <w:pPr>
        <w:numPr>
          <w:ilvl w:val="0"/>
          <w:numId w:val="6"/>
        </w:numPr>
        <w:pBdr>
          <w:top w:val="nil"/>
          <w:left w:val="nil"/>
          <w:bottom w:val="nil"/>
          <w:right w:val="nil"/>
          <w:between w:val="nil"/>
        </w:pBdr>
        <w:spacing w:line="360" w:lineRule="auto"/>
        <w:ind w:left="1985" w:hanging="545"/>
        <w:jc w:val="both"/>
        <w:rPr>
          <w:i/>
          <w:iCs/>
          <w:noProof/>
          <w:lang w:val="id-ID"/>
        </w:rPr>
      </w:pPr>
      <w:r w:rsidRPr="00295394">
        <w:rPr>
          <w:noProof/>
          <w:lang w:val="id-ID"/>
        </w:rPr>
        <w:t xml:space="preserve">Bagaimana membuat sistem </w:t>
      </w:r>
      <w:r w:rsidR="00853175" w:rsidRPr="00295394">
        <w:rPr>
          <w:noProof/>
          <w:lang w:val="id-ID"/>
        </w:rPr>
        <w:t xml:space="preserve">Pemilah Tomat Otomatis </w:t>
      </w:r>
      <w:r w:rsidR="007333FD" w:rsidRPr="00295394">
        <w:rPr>
          <w:noProof/>
          <w:lang w:val="id-ID"/>
        </w:rPr>
        <w:t>Dengan</w:t>
      </w:r>
      <w:r w:rsidR="00853175" w:rsidRPr="00295394">
        <w:rPr>
          <w:noProof/>
          <w:lang w:val="id-ID"/>
        </w:rPr>
        <w:t xml:space="preserve"> </w:t>
      </w:r>
      <w:r w:rsidR="00853175" w:rsidRPr="00D601D6">
        <w:rPr>
          <w:i/>
          <w:iCs/>
          <w:noProof/>
          <w:lang w:val="id-ID"/>
        </w:rPr>
        <w:t>Dobot Magician</w:t>
      </w:r>
      <w:r w:rsidR="007333FD" w:rsidRPr="00295394">
        <w:rPr>
          <w:noProof/>
          <w:lang w:val="id-ID"/>
        </w:rPr>
        <w:t xml:space="preserve"> </w:t>
      </w:r>
      <w:r w:rsidR="00853175" w:rsidRPr="00295394">
        <w:rPr>
          <w:noProof/>
          <w:lang w:val="id-ID"/>
        </w:rPr>
        <w:t xml:space="preserve">Menggunakan Arsitektur </w:t>
      </w:r>
      <w:r w:rsidR="00853175" w:rsidRPr="00D601D6">
        <w:rPr>
          <w:i/>
          <w:iCs/>
          <w:noProof/>
          <w:lang w:val="id-ID"/>
        </w:rPr>
        <w:t>Convolution Neural Network</w:t>
      </w:r>
      <w:r w:rsidRPr="00D601D6">
        <w:rPr>
          <w:i/>
          <w:iCs/>
          <w:noProof/>
          <w:lang w:val="id-ID"/>
        </w:rPr>
        <w:t>?</w:t>
      </w:r>
      <w:r w:rsidR="00D601D6">
        <w:rPr>
          <w:i/>
          <w:iCs/>
          <w:noProof/>
          <w:lang w:val="id-ID"/>
        </w:rPr>
        <w:t>.</w:t>
      </w:r>
    </w:p>
    <w:p w14:paraId="4BEF81E6" w14:textId="5FEF3AF7" w:rsidR="00133426" w:rsidRPr="00295394" w:rsidRDefault="3E04C333" w:rsidP="0029639C">
      <w:pPr>
        <w:numPr>
          <w:ilvl w:val="0"/>
          <w:numId w:val="6"/>
        </w:numPr>
        <w:pBdr>
          <w:top w:val="nil"/>
          <w:left w:val="nil"/>
          <w:bottom w:val="nil"/>
          <w:right w:val="nil"/>
          <w:between w:val="nil"/>
        </w:pBdr>
        <w:spacing w:line="360" w:lineRule="auto"/>
        <w:ind w:left="1985" w:hanging="567"/>
        <w:jc w:val="both"/>
        <w:rPr>
          <w:noProof/>
          <w:lang w:val="id-ID"/>
        </w:rPr>
      </w:pPr>
      <w:r w:rsidRPr="00295394">
        <w:rPr>
          <w:noProof/>
          <w:lang w:val="id-ID"/>
        </w:rPr>
        <w:t xml:space="preserve">Bagaimana Mengimplementasikan atau mengintegrasikan sistem </w:t>
      </w:r>
      <w:r w:rsidRPr="00D601D6">
        <w:rPr>
          <w:i/>
          <w:iCs/>
          <w:noProof/>
          <w:lang w:val="id-ID"/>
        </w:rPr>
        <w:t>Machine</w:t>
      </w:r>
      <w:r w:rsidR="00F31C40" w:rsidRPr="00D601D6">
        <w:rPr>
          <w:i/>
          <w:iCs/>
          <w:noProof/>
          <w:lang w:val="id-ID"/>
        </w:rPr>
        <w:t xml:space="preserve"> </w:t>
      </w:r>
      <w:r w:rsidRPr="00D601D6">
        <w:rPr>
          <w:i/>
          <w:iCs/>
          <w:noProof/>
          <w:lang w:val="id-ID"/>
        </w:rPr>
        <w:t>Vision</w:t>
      </w:r>
      <w:r w:rsidRPr="00295394">
        <w:rPr>
          <w:b/>
          <w:bCs/>
          <w:noProof/>
          <w:lang w:val="id-ID"/>
        </w:rPr>
        <w:t xml:space="preserve"> </w:t>
      </w:r>
      <w:r w:rsidRPr="00295394">
        <w:rPr>
          <w:noProof/>
          <w:lang w:val="id-ID"/>
        </w:rPr>
        <w:t xml:space="preserve">dengan tangan </w:t>
      </w:r>
      <w:r w:rsidR="00F31C40" w:rsidRPr="00295394">
        <w:rPr>
          <w:noProof/>
          <w:lang w:val="id-ID"/>
        </w:rPr>
        <w:t>r</w:t>
      </w:r>
      <w:r w:rsidRPr="00295394">
        <w:rPr>
          <w:noProof/>
          <w:lang w:val="id-ID"/>
        </w:rPr>
        <w:t xml:space="preserve">obot </w:t>
      </w:r>
      <w:r w:rsidRPr="00D601D6">
        <w:rPr>
          <w:i/>
          <w:iCs/>
          <w:noProof/>
          <w:lang w:val="id-ID"/>
        </w:rPr>
        <w:t>Dobot Magician</w:t>
      </w:r>
      <w:r w:rsidRPr="00295394">
        <w:rPr>
          <w:noProof/>
          <w:lang w:val="id-ID"/>
        </w:rPr>
        <w:t>?</w:t>
      </w:r>
    </w:p>
    <w:p w14:paraId="3E572D58" w14:textId="77777777" w:rsidR="00133426" w:rsidRPr="00295394" w:rsidRDefault="00133426" w:rsidP="00CC4F3A">
      <w:pPr>
        <w:pBdr>
          <w:top w:val="nil"/>
          <w:left w:val="nil"/>
          <w:bottom w:val="nil"/>
          <w:right w:val="nil"/>
          <w:between w:val="nil"/>
        </w:pBdr>
        <w:spacing w:line="360" w:lineRule="auto"/>
        <w:ind w:left="1418" w:hanging="709"/>
        <w:jc w:val="both"/>
        <w:rPr>
          <w:noProof/>
          <w:color w:val="000000"/>
          <w:lang w:val="id-ID"/>
        </w:rPr>
      </w:pPr>
    </w:p>
    <w:p w14:paraId="3409C0B5" w14:textId="16EAC8B8" w:rsidR="00133426" w:rsidRPr="00295394" w:rsidRDefault="00133426" w:rsidP="00C81488">
      <w:pPr>
        <w:pStyle w:val="ListParagraph"/>
        <w:numPr>
          <w:ilvl w:val="0"/>
          <w:numId w:val="16"/>
        </w:numPr>
        <w:pBdr>
          <w:top w:val="nil"/>
          <w:left w:val="nil"/>
          <w:bottom w:val="nil"/>
          <w:right w:val="nil"/>
          <w:between w:val="nil"/>
        </w:pBdr>
        <w:spacing w:line="360" w:lineRule="auto"/>
        <w:ind w:left="1418" w:hanging="709"/>
        <w:jc w:val="both"/>
        <w:rPr>
          <w:noProof/>
          <w:color w:val="000000"/>
          <w:lang w:val="id-ID"/>
        </w:rPr>
      </w:pPr>
      <w:r w:rsidRPr="00295394">
        <w:rPr>
          <w:b/>
          <w:noProof/>
          <w:color w:val="000000"/>
          <w:lang w:val="id-ID"/>
        </w:rPr>
        <w:t xml:space="preserve">Tujuan </w:t>
      </w:r>
    </w:p>
    <w:p w14:paraId="7532A8BB" w14:textId="77777777" w:rsidR="00133426" w:rsidRPr="00295394" w:rsidRDefault="00133426" w:rsidP="00C81488">
      <w:pPr>
        <w:pBdr>
          <w:top w:val="nil"/>
          <w:left w:val="nil"/>
          <w:bottom w:val="nil"/>
          <w:right w:val="nil"/>
          <w:between w:val="nil"/>
        </w:pBdr>
        <w:spacing w:line="360" w:lineRule="auto"/>
        <w:ind w:left="1418"/>
        <w:jc w:val="both"/>
        <w:rPr>
          <w:noProof/>
          <w:color w:val="000000"/>
          <w:lang w:val="id-ID"/>
        </w:rPr>
      </w:pPr>
      <w:r w:rsidRPr="00295394">
        <w:rPr>
          <w:noProof/>
          <w:color w:val="000000"/>
          <w:lang w:val="id-ID"/>
        </w:rPr>
        <w:t xml:space="preserve">Tujuan penelitian adalah sebagai berikut: </w:t>
      </w:r>
    </w:p>
    <w:p w14:paraId="33800AFD" w14:textId="5D46F7AA" w:rsidR="00133426" w:rsidRPr="00295394" w:rsidRDefault="3E04C333" w:rsidP="00C81488">
      <w:pPr>
        <w:pStyle w:val="ListParagraph"/>
        <w:numPr>
          <w:ilvl w:val="0"/>
          <w:numId w:val="10"/>
        </w:numPr>
        <w:spacing w:line="360" w:lineRule="auto"/>
        <w:ind w:left="1985" w:hanging="567"/>
        <w:jc w:val="both"/>
        <w:rPr>
          <w:noProof/>
          <w:color w:val="000000"/>
          <w:lang w:val="id-ID"/>
        </w:rPr>
      </w:pPr>
      <w:r w:rsidRPr="00295394">
        <w:rPr>
          <w:noProof/>
          <w:color w:val="000000" w:themeColor="text1"/>
          <w:lang w:val="id-ID"/>
        </w:rPr>
        <w:lastRenderedPageBreak/>
        <w:t xml:space="preserve">Membuat implementasi atau </w:t>
      </w:r>
      <w:r w:rsidRPr="00295394">
        <w:rPr>
          <w:noProof/>
          <w:lang w:val="id-ID"/>
        </w:rPr>
        <w:t xml:space="preserve">mesin sortir Tomat Plum dan Tomat Apel dengan menggunakan </w:t>
      </w:r>
      <w:r w:rsidR="00F31C40" w:rsidRPr="00D601D6">
        <w:rPr>
          <w:i/>
          <w:iCs/>
          <w:noProof/>
          <w:lang w:val="id-ID"/>
        </w:rPr>
        <w:t>Convolution Neural Network</w:t>
      </w:r>
      <w:r w:rsidRPr="00295394">
        <w:rPr>
          <w:noProof/>
          <w:lang w:val="id-ID"/>
        </w:rPr>
        <w:t xml:space="preserve"> proses kerja sistem</w:t>
      </w:r>
      <w:r w:rsidRPr="00295394">
        <w:rPr>
          <w:noProof/>
          <w:color w:val="000000" w:themeColor="text1"/>
          <w:lang w:val="id-ID"/>
        </w:rPr>
        <w:t>.</w:t>
      </w:r>
    </w:p>
    <w:p w14:paraId="52326BE4" w14:textId="4EFC93EC" w:rsidR="00133426" w:rsidRPr="00295394" w:rsidRDefault="00133426" w:rsidP="00C81488">
      <w:pPr>
        <w:numPr>
          <w:ilvl w:val="0"/>
          <w:numId w:val="10"/>
        </w:numPr>
        <w:pBdr>
          <w:top w:val="nil"/>
          <w:left w:val="nil"/>
          <w:bottom w:val="nil"/>
          <w:right w:val="nil"/>
          <w:between w:val="nil"/>
        </w:pBdr>
        <w:spacing w:line="360" w:lineRule="auto"/>
        <w:ind w:left="1985" w:hanging="567"/>
        <w:jc w:val="both"/>
        <w:rPr>
          <w:noProof/>
          <w:color w:val="000000"/>
          <w:lang w:val="id-ID"/>
        </w:rPr>
      </w:pPr>
      <w:r w:rsidRPr="00295394">
        <w:rPr>
          <w:noProof/>
          <w:color w:val="000000"/>
          <w:lang w:val="id-ID"/>
        </w:rPr>
        <w:t xml:space="preserve">Mengimplementasikan sistem </w:t>
      </w:r>
      <w:r w:rsidR="003B2C16" w:rsidRPr="00D601D6">
        <w:rPr>
          <w:i/>
          <w:iCs/>
          <w:noProof/>
          <w:color w:val="000000"/>
          <w:lang w:val="id-ID"/>
        </w:rPr>
        <w:t>Convolution Neural Network</w:t>
      </w:r>
      <w:r w:rsidRPr="00295394">
        <w:rPr>
          <w:noProof/>
          <w:color w:val="000000"/>
          <w:lang w:val="id-ID"/>
        </w:rPr>
        <w:t xml:space="preserve"> untuk mendeteksi kematangan dan bentuk tomat secara otomatis bekerja dengan </w:t>
      </w:r>
      <w:r w:rsidR="00D601D6">
        <w:rPr>
          <w:noProof/>
          <w:color w:val="000000"/>
          <w:lang w:val="id-ID"/>
        </w:rPr>
        <w:t>r</w:t>
      </w:r>
      <w:r w:rsidRPr="00295394">
        <w:rPr>
          <w:noProof/>
          <w:color w:val="000000"/>
          <w:lang w:val="id-ID"/>
        </w:rPr>
        <w:t>obot</w:t>
      </w:r>
      <w:r w:rsidR="00D601D6">
        <w:rPr>
          <w:noProof/>
          <w:color w:val="000000"/>
          <w:lang w:val="id-ID"/>
        </w:rPr>
        <w:t xml:space="preserve"> tangan </w:t>
      </w:r>
      <w:r w:rsidRPr="00295394">
        <w:rPr>
          <w:noProof/>
          <w:color w:val="000000"/>
          <w:lang w:val="id-ID"/>
        </w:rPr>
        <w:t xml:space="preserve"> </w:t>
      </w:r>
      <w:r w:rsidRPr="00D601D6">
        <w:rPr>
          <w:i/>
          <w:iCs/>
          <w:noProof/>
          <w:color w:val="000000"/>
          <w:lang w:val="id-ID"/>
        </w:rPr>
        <w:t>Dobot Magician</w:t>
      </w:r>
      <w:r w:rsidRPr="00295394">
        <w:rPr>
          <w:noProof/>
          <w:color w:val="000000"/>
          <w:lang w:val="id-ID"/>
        </w:rPr>
        <w:t>.</w:t>
      </w:r>
    </w:p>
    <w:p w14:paraId="7361FDD0" w14:textId="77777777" w:rsidR="00133426" w:rsidRPr="00295394" w:rsidRDefault="00133426" w:rsidP="00CC4F3A">
      <w:pPr>
        <w:spacing w:line="360" w:lineRule="auto"/>
        <w:ind w:left="1418" w:hanging="709"/>
        <w:jc w:val="both"/>
        <w:rPr>
          <w:noProof/>
          <w:lang w:val="id-ID"/>
        </w:rPr>
      </w:pPr>
    </w:p>
    <w:p w14:paraId="11531BA9" w14:textId="77777777" w:rsidR="00133426" w:rsidRPr="00295394" w:rsidRDefault="00133426" w:rsidP="00CC4F3A">
      <w:pPr>
        <w:numPr>
          <w:ilvl w:val="0"/>
          <w:numId w:val="16"/>
        </w:numPr>
        <w:pBdr>
          <w:top w:val="nil"/>
          <w:left w:val="nil"/>
          <w:bottom w:val="nil"/>
          <w:right w:val="nil"/>
          <w:between w:val="nil"/>
        </w:pBdr>
        <w:spacing w:line="360" w:lineRule="auto"/>
        <w:ind w:left="1418" w:hanging="709"/>
        <w:jc w:val="both"/>
        <w:rPr>
          <w:noProof/>
          <w:color w:val="000000"/>
          <w:lang w:val="id-ID"/>
        </w:rPr>
      </w:pPr>
      <w:r w:rsidRPr="00295394">
        <w:rPr>
          <w:b/>
          <w:noProof/>
          <w:color w:val="000000"/>
          <w:lang w:val="id-ID"/>
        </w:rPr>
        <w:t>Luaran atau hasil yang diharapkan</w:t>
      </w:r>
    </w:p>
    <w:p w14:paraId="3C58E90D" w14:textId="77777777" w:rsidR="00133426" w:rsidRPr="00295394" w:rsidRDefault="00133426" w:rsidP="00C81488">
      <w:pPr>
        <w:pBdr>
          <w:top w:val="nil"/>
          <w:left w:val="nil"/>
          <w:bottom w:val="nil"/>
          <w:right w:val="nil"/>
          <w:between w:val="nil"/>
        </w:pBdr>
        <w:spacing w:line="360" w:lineRule="auto"/>
        <w:ind w:left="1418"/>
        <w:jc w:val="both"/>
        <w:rPr>
          <w:noProof/>
          <w:color w:val="000000"/>
          <w:lang w:val="id-ID"/>
        </w:rPr>
      </w:pPr>
      <w:r w:rsidRPr="00295394">
        <w:rPr>
          <w:noProof/>
          <w:color w:val="000000"/>
          <w:lang w:val="id-ID"/>
        </w:rPr>
        <w:t>Hasil yang diharapkan dari penelitian ini adalah sebagai berikut:</w:t>
      </w:r>
    </w:p>
    <w:p w14:paraId="39F17C94" w14:textId="77777777" w:rsidR="00133426" w:rsidRPr="00295394" w:rsidRDefault="00133426" w:rsidP="00C81488">
      <w:pPr>
        <w:numPr>
          <w:ilvl w:val="0"/>
          <w:numId w:val="17"/>
        </w:numPr>
        <w:pBdr>
          <w:top w:val="nil"/>
          <w:left w:val="nil"/>
          <w:bottom w:val="nil"/>
          <w:right w:val="nil"/>
          <w:between w:val="nil"/>
        </w:pBdr>
        <w:spacing w:line="360" w:lineRule="auto"/>
        <w:ind w:left="1985" w:hanging="567"/>
        <w:jc w:val="both"/>
        <w:rPr>
          <w:noProof/>
          <w:color w:val="000000"/>
          <w:lang w:val="id-ID"/>
        </w:rPr>
      </w:pPr>
      <w:r w:rsidRPr="00295394">
        <w:rPr>
          <w:noProof/>
          <w:color w:val="000000"/>
          <w:lang w:val="id-ID"/>
        </w:rPr>
        <w:t xml:space="preserve">Tersedia Deteksi Otomatis Tomat Menggunakan </w:t>
      </w:r>
      <w:r w:rsidRPr="00D601D6">
        <w:rPr>
          <w:noProof/>
          <w:color w:val="000000"/>
          <w:lang w:val="id-ID"/>
        </w:rPr>
        <w:t>Machine Vision</w:t>
      </w:r>
      <w:r w:rsidRPr="00295394">
        <w:rPr>
          <w:noProof/>
          <w:color w:val="000000"/>
          <w:lang w:val="id-ID"/>
        </w:rPr>
        <w:t xml:space="preserve"> untuk meningkatkan kesinambungan kerja dengan Robot tangan otomatisasi.</w:t>
      </w:r>
    </w:p>
    <w:p w14:paraId="0044FFFA" w14:textId="4F760A41" w:rsidR="00133426" w:rsidRPr="00295394" w:rsidRDefault="00133426" w:rsidP="00C81488">
      <w:pPr>
        <w:numPr>
          <w:ilvl w:val="0"/>
          <w:numId w:val="17"/>
        </w:numPr>
        <w:pBdr>
          <w:top w:val="nil"/>
          <w:left w:val="nil"/>
          <w:bottom w:val="nil"/>
          <w:right w:val="nil"/>
          <w:between w:val="nil"/>
        </w:pBdr>
        <w:spacing w:line="360" w:lineRule="auto"/>
        <w:ind w:left="1985" w:hanging="567"/>
        <w:jc w:val="both"/>
        <w:rPr>
          <w:noProof/>
          <w:color w:val="000000"/>
          <w:lang w:val="id-ID"/>
        </w:rPr>
      </w:pPr>
      <w:r w:rsidRPr="00295394">
        <w:rPr>
          <w:noProof/>
          <w:color w:val="000000" w:themeColor="text1"/>
          <w:lang w:val="id-ID"/>
        </w:rPr>
        <w:t xml:space="preserve">Tersedianya informasi uji coba dan cara penggunaannya sistem ini </w:t>
      </w:r>
      <w:r w:rsidR="00D601D6">
        <w:rPr>
          <w:noProof/>
          <w:color w:val="000000" w:themeColor="text1"/>
          <w:lang w:val="id-ID"/>
        </w:rPr>
        <w:t>r</w:t>
      </w:r>
      <w:r w:rsidRPr="00295394">
        <w:rPr>
          <w:noProof/>
          <w:color w:val="000000" w:themeColor="text1"/>
          <w:lang w:val="id-ID"/>
        </w:rPr>
        <w:t xml:space="preserve">obot tangan </w:t>
      </w:r>
      <w:r w:rsidRPr="00D601D6">
        <w:rPr>
          <w:i/>
          <w:iCs/>
          <w:noProof/>
          <w:color w:val="000000" w:themeColor="text1"/>
          <w:lang w:val="id-ID"/>
        </w:rPr>
        <w:t>Dobot Magician</w:t>
      </w:r>
      <w:r w:rsidRPr="00295394">
        <w:rPr>
          <w:noProof/>
          <w:color w:val="000000" w:themeColor="text1"/>
          <w:lang w:val="id-ID"/>
        </w:rPr>
        <w:t xml:space="preserve"> dan </w:t>
      </w:r>
      <w:r w:rsidRPr="00295394">
        <w:rPr>
          <w:i/>
          <w:noProof/>
          <w:color w:val="000000" w:themeColor="text1"/>
          <w:lang w:val="id-ID"/>
        </w:rPr>
        <w:t>Machine Vision</w:t>
      </w:r>
      <w:r w:rsidRPr="00295394">
        <w:rPr>
          <w:noProof/>
          <w:color w:val="000000" w:themeColor="text1"/>
          <w:lang w:val="id-ID"/>
        </w:rPr>
        <w:t xml:space="preserve"> mengenai waktu dan tingkat akurasi.</w:t>
      </w:r>
    </w:p>
    <w:p w14:paraId="721CD4DC" w14:textId="77777777" w:rsidR="00133426" w:rsidRPr="00A60153" w:rsidRDefault="00133426" w:rsidP="00C81488">
      <w:pPr>
        <w:numPr>
          <w:ilvl w:val="0"/>
          <w:numId w:val="17"/>
        </w:numPr>
        <w:pBdr>
          <w:top w:val="nil"/>
          <w:left w:val="nil"/>
          <w:bottom w:val="nil"/>
          <w:right w:val="nil"/>
          <w:between w:val="nil"/>
        </w:pBdr>
        <w:spacing w:line="360" w:lineRule="auto"/>
        <w:ind w:left="1985" w:hanging="567"/>
        <w:jc w:val="both"/>
        <w:rPr>
          <w:noProof/>
          <w:color w:val="000000" w:themeColor="text1"/>
          <w:lang w:val="id-ID"/>
        </w:rPr>
      </w:pPr>
      <w:r w:rsidRPr="00295394">
        <w:rPr>
          <w:noProof/>
          <w:color w:val="000000"/>
          <w:lang w:val="id-ID"/>
        </w:rPr>
        <w:t xml:space="preserve">Sebagai bahan penyediaan dasar untuk pengembangan sistem </w:t>
      </w:r>
      <w:r w:rsidRPr="00A60153">
        <w:rPr>
          <w:noProof/>
          <w:color w:val="000000" w:themeColor="text1"/>
          <w:lang w:val="id-ID"/>
        </w:rPr>
        <w:t>otomatis lebih lanjut.</w:t>
      </w:r>
    </w:p>
    <w:p w14:paraId="5D3C251E" w14:textId="77777777" w:rsidR="009F3467" w:rsidRPr="00A60153" w:rsidRDefault="009F3467" w:rsidP="009F3467">
      <w:pPr>
        <w:pStyle w:val="Heading1"/>
        <w:numPr>
          <w:ilvl w:val="0"/>
          <w:numId w:val="0"/>
        </w:numPr>
        <w:rPr>
          <w:noProof/>
          <w:color w:val="000000" w:themeColor="text1"/>
        </w:rPr>
      </w:pPr>
    </w:p>
    <w:p w14:paraId="46F923D5" w14:textId="77777777" w:rsidR="00B83C1C" w:rsidRPr="00A60153" w:rsidRDefault="00217986" w:rsidP="009510FC">
      <w:pPr>
        <w:pStyle w:val="Heading1"/>
        <w:numPr>
          <w:ilvl w:val="0"/>
          <w:numId w:val="29"/>
        </w:numPr>
        <w:ind w:left="709" w:hanging="785"/>
        <w:rPr>
          <w:noProof/>
          <w:color w:val="000000" w:themeColor="text1"/>
        </w:rPr>
      </w:pPr>
      <w:r w:rsidRPr="00A60153">
        <w:rPr>
          <w:noProof/>
          <w:color w:val="000000" w:themeColor="text1"/>
        </w:rPr>
        <w:t>TINJAUAN PUSTAKA</w:t>
      </w:r>
      <w:r w:rsidR="00DB0D2E" w:rsidRPr="00A60153">
        <w:rPr>
          <w:noProof/>
          <w:color w:val="000000" w:themeColor="text1"/>
        </w:rPr>
        <w:t xml:space="preserve">  </w:t>
      </w:r>
    </w:p>
    <w:p w14:paraId="5EE089B4" w14:textId="41B6F444" w:rsidR="00B83C1C" w:rsidRPr="0013566D" w:rsidRDefault="00DB0D2E" w:rsidP="00E348E4">
      <w:pPr>
        <w:pStyle w:val="pf0"/>
        <w:spacing w:line="360" w:lineRule="auto"/>
        <w:ind w:firstLine="360"/>
        <w:jc w:val="both"/>
      </w:pPr>
      <w:r w:rsidRPr="00DB0D2E">
        <w:rPr>
          <w:noProof/>
          <w:color w:val="FF0000"/>
        </w:rPr>
        <w:t xml:space="preserve">  </w:t>
      </w:r>
      <w:proofErr w:type="spellStart"/>
      <w:r w:rsidR="00B83C1C" w:rsidRPr="00195AD1">
        <w:rPr>
          <w:rStyle w:val="cf01"/>
          <w:rFonts w:ascii="Times New Roman" w:hAnsi="Times New Roman" w:cs="Times New Roman"/>
          <w:sz w:val="24"/>
          <w:szCs w:val="24"/>
        </w:rPr>
        <w:t>Penelitian</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sebelumnya</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terkait</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dengan</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mesin</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panen</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cacah</w:t>
      </w:r>
      <w:proofErr w:type="spellEnd"/>
      <w:r w:rsidR="00B83C1C" w:rsidRPr="00195AD1">
        <w:rPr>
          <w:rStyle w:val="cf01"/>
          <w:rFonts w:ascii="Times New Roman" w:hAnsi="Times New Roman" w:cs="Times New Roman"/>
          <w:sz w:val="24"/>
          <w:szCs w:val="24"/>
        </w:rPr>
        <w:t xml:space="preserve"> </w:t>
      </w:r>
      <w:proofErr w:type="spellStart"/>
      <w:proofErr w:type="gramStart"/>
      <w:r w:rsidR="00B83C1C" w:rsidRPr="00195AD1">
        <w:rPr>
          <w:rStyle w:val="cf01"/>
          <w:rFonts w:ascii="Times New Roman" w:hAnsi="Times New Roman" w:cs="Times New Roman"/>
          <w:sz w:val="24"/>
          <w:szCs w:val="24"/>
        </w:rPr>
        <w:t>komoditi</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dengan</w:t>
      </w:r>
      <w:proofErr w:type="spellEnd"/>
      <w:proofErr w:type="gram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menggunakan</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teknologi</w:t>
      </w:r>
      <w:proofErr w:type="spellEnd"/>
      <w:r w:rsidR="00B83C1C" w:rsidRPr="00195AD1">
        <w:rPr>
          <w:rStyle w:val="cf01"/>
          <w:rFonts w:ascii="Times New Roman" w:hAnsi="Times New Roman" w:cs="Times New Roman"/>
          <w:sz w:val="24"/>
          <w:szCs w:val="24"/>
        </w:rPr>
        <w:t xml:space="preserve"> robot-</w:t>
      </w:r>
      <w:proofErr w:type="spellStart"/>
      <w:r w:rsidR="00B83C1C" w:rsidRPr="00195AD1">
        <w:rPr>
          <w:rStyle w:val="cf01"/>
          <w:rFonts w:ascii="Times New Roman" w:hAnsi="Times New Roman" w:cs="Times New Roman"/>
          <w:sz w:val="24"/>
          <w:szCs w:val="24"/>
        </w:rPr>
        <w:t>terintegrasi</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dengan</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penginderaan</w:t>
      </w:r>
      <w:proofErr w:type="spellEnd"/>
      <w:r w:rsidR="00B83C1C" w:rsidRPr="00195AD1">
        <w:rPr>
          <w:rStyle w:val="cf01"/>
          <w:rFonts w:ascii="Times New Roman" w:hAnsi="Times New Roman" w:cs="Times New Roman"/>
          <w:sz w:val="24"/>
          <w:szCs w:val="24"/>
        </w:rPr>
        <w:t xml:space="preserve"> </w:t>
      </w:r>
      <w:proofErr w:type="spellStart"/>
      <w:r w:rsidR="00E348E4">
        <w:rPr>
          <w:rStyle w:val="cf01"/>
          <w:rFonts w:ascii="Times New Roman" w:hAnsi="Times New Roman" w:cs="Times New Roman"/>
          <w:sz w:val="24"/>
          <w:szCs w:val="24"/>
        </w:rPr>
        <w:t>k</w:t>
      </w:r>
      <w:r w:rsidR="00B83C1C" w:rsidRPr="00195AD1">
        <w:rPr>
          <w:rStyle w:val="cf01"/>
          <w:rFonts w:ascii="Times New Roman" w:hAnsi="Times New Roman" w:cs="Times New Roman"/>
          <w:sz w:val="24"/>
          <w:szCs w:val="24"/>
        </w:rPr>
        <w:t>amera</w:t>
      </w:r>
      <w:proofErr w:type="spellEnd"/>
      <w:r w:rsidR="00B83C1C" w:rsidRPr="00195AD1">
        <w:rPr>
          <w:rStyle w:val="cf01"/>
          <w:rFonts w:ascii="Times New Roman" w:hAnsi="Times New Roman" w:cs="Times New Roman"/>
          <w:sz w:val="24"/>
          <w:szCs w:val="24"/>
        </w:rPr>
        <w:t xml:space="preserve">  </w:t>
      </w:r>
      <w:r w:rsidR="00B83C1C" w:rsidRPr="00E348E4">
        <w:rPr>
          <w:rStyle w:val="cf01"/>
          <w:rFonts w:ascii="Times New Roman" w:hAnsi="Times New Roman" w:cs="Times New Roman"/>
          <w:i/>
          <w:iCs/>
          <w:sz w:val="24"/>
          <w:szCs w:val="24"/>
        </w:rPr>
        <w:t>vision</w:t>
      </w:r>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telah</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dilakukan</w:t>
      </w:r>
      <w:proofErr w:type="spellEnd"/>
      <w:r w:rsidR="00B83C1C" w:rsidRPr="00195AD1">
        <w:rPr>
          <w:rStyle w:val="cf01"/>
          <w:rFonts w:ascii="Times New Roman" w:hAnsi="Times New Roman" w:cs="Times New Roman"/>
          <w:sz w:val="24"/>
          <w:szCs w:val="24"/>
        </w:rPr>
        <w:t xml:space="preserve"> di Indonesia </w:t>
      </w:r>
      <w:proofErr w:type="spellStart"/>
      <w:r w:rsidR="00B83C1C" w:rsidRPr="00195AD1">
        <w:rPr>
          <w:rStyle w:val="cf01"/>
          <w:rFonts w:ascii="Times New Roman" w:hAnsi="Times New Roman" w:cs="Times New Roman"/>
          <w:sz w:val="24"/>
          <w:szCs w:val="24"/>
        </w:rPr>
        <w:t>dengan</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berbagai</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pendekatan</w:t>
      </w:r>
      <w:proofErr w:type="spellEnd"/>
      <w:r w:rsidR="00B83C1C" w:rsidRPr="00195AD1">
        <w:rPr>
          <w:rStyle w:val="cf01"/>
          <w:rFonts w:ascii="Times New Roman" w:hAnsi="Times New Roman" w:cs="Times New Roman"/>
          <w:sz w:val="24"/>
          <w:szCs w:val="24"/>
        </w:rPr>
        <w:t xml:space="preserve">.  Akan </w:t>
      </w:r>
      <w:proofErr w:type="spellStart"/>
      <w:r w:rsidR="00B83C1C" w:rsidRPr="00195AD1">
        <w:rPr>
          <w:rStyle w:val="cf01"/>
          <w:rFonts w:ascii="Times New Roman" w:hAnsi="Times New Roman" w:cs="Times New Roman"/>
          <w:sz w:val="24"/>
          <w:szCs w:val="24"/>
        </w:rPr>
        <w:t>tetapi</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penelitian</w:t>
      </w:r>
      <w:proofErr w:type="spellEnd"/>
      <w:r w:rsidR="00B83C1C" w:rsidRPr="00195AD1">
        <w:rPr>
          <w:rStyle w:val="cf01"/>
          <w:rFonts w:ascii="Times New Roman" w:hAnsi="Times New Roman" w:cs="Times New Roman"/>
          <w:sz w:val="24"/>
          <w:szCs w:val="24"/>
        </w:rPr>
        <w:t xml:space="preserve"> yang </w:t>
      </w:r>
      <w:proofErr w:type="spellStart"/>
      <w:r w:rsidR="00B83C1C" w:rsidRPr="00195AD1">
        <w:rPr>
          <w:rStyle w:val="cf01"/>
          <w:rFonts w:ascii="Times New Roman" w:hAnsi="Times New Roman" w:cs="Times New Roman"/>
          <w:sz w:val="24"/>
          <w:szCs w:val="24"/>
        </w:rPr>
        <w:t>yang</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diuraikan</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dibawah</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ini</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berkaitan</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dengan</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objek</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komoditi</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berupa</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tomat</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telur</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dengan</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menggunakan</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variasi</w:t>
      </w:r>
      <w:proofErr w:type="spellEnd"/>
      <w:r w:rsidR="00B83C1C" w:rsidRPr="00195AD1">
        <w:rPr>
          <w:rStyle w:val="cf01"/>
          <w:rFonts w:ascii="Times New Roman" w:hAnsi="Times New Roman" w:cs="Times New Roman"/>
          <w:sz w:val="24"/>
          <w:szCs w:val="24"/>
        </w:rPr>
        <w:t xml:space="preserve"> yang </w:t>
      </w:r>
      <w:proofErr w:type="spellStart"/>
      <w:r w:rsidR="00B83C1C" w:rsidRPr="00195AD1">
        <w:rPr>
          <w:rStyle w:val="cf01"/>
          <w:rFonts w:ascii="Times New Roman" w:hAnsi="Times New Roman" w:cs="Times New Roman"/>
          <w:sz w:val="24"/>
          <w:szCs w:val="24"/>
        </w:rPr>
        <w:t>berbeda</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sehingga</w:t>
      </w:r>
      <w:proofErr w:type="spellEnd"/>
      <w:r w:rsidR="00B83C1C" w:rsidRPr="00195AD1">
        <w:rPr>
          <w:rStyle w:val="cf01"/>
          <w:rFonts w:ascii="Times New Roman" w:hAnsi="Times New Roman" w:cs="Times New Roman"/>
          <w:sz w:val="24"/>
          <w:szCs w:val="24"/>
        </w:rPr>
        <w:t xml:space="preserve"> </w:t>
      </w:r>
      <w:proofErr w:type="spellStart"/>
      <w:r w:rsidR="00B83C1C" w:rsidRPr="00195AD1">
        <w:rPr>
          <w:rStyle w:val="cf01"/>
          <w:rFonts w:ascii="Times New Roman" w:hAnsi="Times New Roman" w:cs="Times New Roman"/>
          <w:sz w:val="24"/>
          <w:szCs w:val="24"/>
        </w:rPr>
        <w:t>berbeda</w:t>
      </w:r>
      <w:proofErr w:type="spellEnd"/>
      <w:r w:rsidR="00B83C1C" w:rsidRPr="00195AD1">
        <w:rPr>
          <w:rStyle w:val="cf01"/>
          <w:rFonts w:ascii="Times New Roman" w:hAnsi="Times New Roman" w:cs="Times New Roman"/>
          <w:sz w:val="24"/>
          <w:szCs w:val="24"/>
        </w:rPr>
        <w:t xml:space="preserve"> </w:t>
      </w:r>
      <w:proofErr w:type="spellStart"/>
      <w:r w:rsidR="00B83C1C" w:rsidRPr="0013566D">
        <w:rPr>
          <w:rStyle w:val="cf01"/>
          <w:rFonts w:ascii="Times New Roman" w:hAnsi="Times New Roman" w:cs="Times New Roman"/>
          <w:sz w:val="24"/>
          <w:szCs w:val="24"/>
        </w:rPr>
        <w:t>dengan</w:t>
      </w:r>
      <w:proofErr w:type="spellEnd"/>
      <w:r w:rsidR="00B83C1C" w:rsidRPr="0013566D">
        <w:rPr>
          <w:rStyle w:val="cf01"/>
          <w:rFonts w:ascii="Times New Roman" w:hAnsi="Times New Roman" w:cs="Times New Roman"/>
          <w:sz w:val="24"/>
          <w:szCs w:val="24"/>
        </w:rPr>
        <w:t xml:space="preserve"> </w:t>
      </w:r>
      <w:proofErr w:type="spellStart"/>
      <w:r w:rsidR="00B83C1C" w:rsidRPr="0013566D">
        <w:rPr>
          <w:rStyle w:val="cf01"/>
          <w:rFonts w:ascii="Times New Roman" w:hAnsi="Times New Roman" w:cs="Times New Roman"/>
          <w:sz w:val="24"/>
          <w:szCs w:val="24"/>
        </w:rPr>
        <w:t>penelitian</w:t>
      </w:r>
      <w:proofErr w:type="spellEnd"/>
      <w:r w:rsidR="00B83C1C" w:rsidRPr="0013566D">
        <w:rPr>
          <w:rStyle w:val="cf01"/>
          <w:rFonts w:ascii="Times New Roman" w:hAnsi="Times New Roman" w:cs="Times New Roman"/>
          <w:sz w:val="24"/>
          <w:szCs w:val="24"/>
        </w:rPr>
        <w:t xml:space="preserve"> yang </w:t>
      </w:r>
      <w:proofErr w:type="spellStart"/>
      <w:r w:rsidR="00B83C1C" w:rsidRPr="0013566D">
        <w:rPr>
          <w:rStyle w:val="cf01"/>
          <w:rFonts w:ascii="Times New Roman" w:hAnsi="Times New Roman" w:cs="Times New Roman"/>
          <w:sz w:val="24"/>
          <w:szCs w:val="24"/>
        </w:rPr>
        <w:t>disajikan</w:t>
      </w:r>
      <w:proofErr w:type="spellEnd"/>
      <w:r w:rsidR="00B83C1C" w:rsidRPr="0013566D">
        <w:rPr>
          <w:rStyle w:val="cf01"/>
          <w:rFonts w:ascii="Times New Roman" w:hAnsi="Times New Roman" w:cs="Times New Roman"/>
          <w:sz w:val="24"/>
          <w:szCs w:val="24"/>
        </w:rPr>
        <w:t xml:space="preserve"> </w:t>
      </w:r>
      <w:proofErr w:type="spellStart"/>
      <w:r w:rsidR="00B83C1C" w:rsidRPr="0013566D">
        <w:rPr>
          <w:rStyle w:val="cf01"/>
          <w:rFonts w:ascii="Times New Roman" w:hAnsi="Times New Roman" w:cs="Times New Roman"/>
          <w:sz w:val="24"/>
          <w:szCs w:val="24"/>
        </w:rPr>
        <w:t>dalam</w:t>
      </w:r>
      <w:proofErr w:type="spellEnd"/>
      <w:r w:rsidR="00B83C1C" w:rsidRPr="0013566D">
        <w:rPr>
          <w:rStyle w:val="cf01"/>
          <w:rFonts w:ascii="Times New Roman" w:hAnsi="Times New Roman" w:cs="Times New Roman"/>
          <w:sz w:val="24"/>
          <w:szCs w:val="24"/>
        </w:rPr>
        <w:t xml:space="preserve"> tulisan </w:t>
      </w:r>
      <w:proofErr w:type="spellStart"/>
      <w:r w:rsidR="00B83C1C" w:rsidRPr="0013566D">
        <w:rPr>
          <w:rStyle w:val="cf01"/>
          <w:rFonts w:ascii="Times New Roman" w:hAnsi="Times New Roman" w:cs="Times New Roman"/>
          <w:sz w:val="24"/>
          <w:szCs w:val="24"/>
        </w:rPr>
        <w:t>ini</w:t>
      </w:r>
      <w:proofErr w:type="spellEnd"/>
      <w:r w:rsidR="00B83C1C" w:rsidRPr="0013566D">
        <w:rPr>
          <w:rStyle w:val="cf01"/>
          <w:rFonts w:ascii="Times New Roman" w:hAnsi="Times New Roman" w:cs="Times New Roman"/>
          <w:sz w:val="24"/>
          <w:szCs w:val="24"/>
        </w:rPr>
        <w:t xml:space="preserve"> </w:t>
      </w:r>
      <w:proofErr w:type="spellStart"/>
      <w:r w:rsidR="00B83C1C" w:rsidRPr="0013566D">
        <w:rPr>
          <w:rStyle w:val="cf01"/>
          <w:rFonts w:ascii="Times New Roman" w:hAnsi="Times New Roman" w:cs="Times New Roman"/>
          <w:sz w:val="24"/>
          <w:szCs w:val="24"/>
        </w:rPr>
        <w:t>sebagai</w:t>
      </w:r>
      <w:proofErr w:type="spellEnd"/>
      <w:r w:rsidR="00B83C1C" w:rsidRPr="0013566D">
        <w:rPr>
          <w:rStyle w:val="cf01"/>
          <w:rFonts w:ascii="Times New Roman" w:hAnsi="Times New Roman" w:cs="Times New Roman"/>
          <w:sz w:val="24"/>
          <w:szCs w:val="24"/>
        </w:rPr>
        <w:t xml:space="preserve"> </w:t>
      </w:r>
      <w:proofErr w:type="spellStart"/>
      <w:r w:rsidR="00B83C1C" w:rsidRPr="0013566D">
        <w:rPr>
          <w:rStyle w:val="cf01"/>
          <w:rFonts w:ascii="Times New Roman" w:hAnsi="Times New Roman" w:cs="Times New Roman"/>
          <w:sz w:val="24"/>
          <w:szCs w:val="24"/>
        </w:rPr>
        <w:t>berikut</w:t>
      </w:r>
      <w:proofErr w:type="spellEnd"/>
      <w:r w:rsidR="00B83C1C" w:rsidRPr="0013566D">
        <w:rPr>
          <w:rStyle w:val="cf01"/>
          <w:rFonts w:ascii="Times New Roman" w:hAnsi="Times New Roman" w:cs="Times New Roman"/>
          <w:sz w:val="24"/>
          <w:szCs w:val="24"/>
        </w:rPr>
        <w:t>: </w:t>
      </w:r>
    </w:p>
    <w:tbl>
      <w:tblPr>
        <w:tblStyle w:val="TableGrid"/>
        <w:tblW w:w="0" w:type="auto"/>
        <w:tblLayout w:type="fixed"/>
        <w:tblLook w:val="04A0" w:firstRow="1" w:lastRow="0" w:firstColumn="1" w:lastColumn="0" w:noHBand="0" w:noVBand="1"/>
      </w:tblPr>
      <w:tblGrid>
        <w:gridCol w:w="988"/>
        <w:gridCol w:w="1701"/>
        <w:gridCol w:w="1555"/>
        <w:gridCol w:w="1229"/>
        <w:gridCol w:w="1229"/>
        <w:gridCol w:w="1229"/>
      </w:tblGrid>
      <w:tr w:rsidR="00B83C1C" w:rsidRPr="0013566D" w14:paraId="343C3C42" w14:textId="77777777" w:rsidTr="00B1224F">
        <w:tc>
          <w:tcPr>
            <w:tcW w:w="988" w:type="dxa"/>
          </w:tcPr>
          <w:p w14:paraId="7C17F97B" w14:textId="49CF6BF3" w:rsidR="00B83C1C" w:rsidRPr="0013566D" w:rsidRDefault="00B83C1C" w:rsidP="00B83C1C">
            <w:pPr>
              <w:rPr>
                <w:sz w:val="16"/>
                <w:szCs w:val="16"/>
                <w:lang w:val="id-ID"/>
              </w:rPr>
            </w:pPr>
            <w:r w:rsidRPr="0013566D">
              <w:rPr>
                <w:sz w:val="16"/>
                <w:szCs w:val="16"/>
                <w:lang w:val="id-ID"/>
              </w:rPr>
              <w:t>Nama Peneliti</w:t>
            </w:r>
          </w:p>
        </w:tc>
        <w:tc>
          <w:tcPr>
            <w:tcW w:w="1701" w:type="dxa"/>
          </w:tcPr>
          <w:p w14:paraId="3ECAEB9B" w14:textId="24BFD082" w:rsidR="00B83C1C" w:rsidRPr="0013566D" w:rsidRDefault="00B83C1C" w:rsidP="00B83C1C">
            <w:pPr>
              <w:rPr>
                <w:sz w:val="16"/>
                <w:szCs w:val="16"/>
                <w:lang w:val="id-ID"/>
              </w:rPr>
            </w:pPr>
            <w:r w:rsidRPr="0013566D">
              <w:rPr>
                <w:rStyle w:val="cf01"/>
                <w:rFonts w:ascii="Times New Roman" w:hAnsi="Times New Roman" w:cs="Times New Roman"/>
                <w:sz w:val="16"/>
                <w:szCs w:val="16"/>
              </w:rPr>
              <w:t xml:space="preserve">Siti </w:t>
            </w:r>
            <w:proofErr w:type="spellStart"/>
            <w:r w:rsidRPr="0013566D">
              <w:rPr>
                <w:rStyle w:val="cf01"/>
                <w:rFonts w:ascii="Times New Roman" w:hAnsi="Times New Roman" w:cs="Times New Roman"/>
                <w:sz w:val="16"/>
                <w:szCs w:val="16"/>
              </w:rPr>
              <w:t>Faridhotus</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Sholeha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dkk</w:t>
            </w:r>
            <w:proofErr w:type="spellEnd"/>
          </w:p>
        </w:tc>
        <w:tc>
          <w:tcPr>
            <w:tcW w:w="1555" w:type="dxa"/>
          </w:tcPr>
          <w:p w14:paraId="09BD5FF8" w14:textId="7E706898" w:rsidR="00B83C1C" w:rsidRPr="0013566D" w:rsidRDefault="00750F34" w:rsidP="00B83C1C">
            <w:pPr>
              <w:rPr>
                <w:sz w:val="16"/>
                <w:szCs w:val="16"/>
                <w:lang w:val="id-ID"/>
              </w:rPr>
            </w:pPr>
            <w:proofErr w:type="spellStart"/>
            <w:r w:rsidRPr="0013566D">
              <w:rPr>
                <w:rStyle w:val="cf01"/>
                <w:rFonts w:ascii="Times New Roman" w:hAnsi="Times New Roman" w:cs="Times New Roman"/>
                <w:sz w:val="16"/>
                <w:szCs w:val="16"/>
              </w:rPr>
              <w:t>Nuralam</w:t>
            </w:r>
            <w:proofErr w:type="spellEnd"/>
            <w:r w:rsidRPr="0013566D">
              <w:rPr>
                <w:rStyle w:val="cf01"/>
                <w:rFonts w:ascii="Times New Roman" w:hAnsi="Times New Roman" w:cs="Times New Roman"/>
                <w:sz w:val="16"/>
                <w:szCs w:val="16"/>
              </w:rPr>
              <w:t xml:space="preserve"> dan Darwin</w:t>
            </w:r>
          </w:p>
        </w:tc>
        <w:tc>
          <w:tcPr>
            <w:tcW w:w="1229" w:type="dxa"/>
          </w:tcPr>
          <w:p w14:paraId="41176B96" w14:textId="2DBA1300" w:rsidR="00B83C1C" w:rsidRPr="0013566D" w:rsidRDefault="002222C3" w:rsidP="00B83C1C">
            <w:pPr>
              <w:rPr>
                <w:sz w:val="16"/>
                <w:szCs w:val="16"/>
                <w:lang w:val="id-ID"/>
              </w:rPr>
            </w:pPr>
            <w:r w:rsidRPr="0013566D">
              <w:rPr>
                <w:rStyle w:val="cf01"/>
                <w:rFonts w:ascii="Times New Roman" w:hAnsi="Times New Roman" w:cs="Times New Roman"/>
                <w:sz w:val="16"/>
                <w:szCs w:val="16"/>
              </w:rPr>
              <w:t xml:space="preserve">Song, Cheng Yuan, </w:t>
            </w:r>
            <w:proofErr w:type="spellStart"/>
            <w:r w:rsidRPr="0013566D">
              <w:rPr>
                <w:rStyle w:val="cf01"/>
                <w:rFonts w:ascii="Times New Roman" w:hAnsi="Times New Roman" w:cs="Times New Roman"/>
                <w:sz w:val="16"/>
                <w:szCs w:val="16"/>
              </w:rPr>
              <w:t>dkk</w:t>
            </w:r>
            <w:proofErr w:type="spellEnd"/>
          </w:p>
        </w:tc>
        <w:tc>
          <w:tcPr>
            <w:tcW w:w="1229" w:type="dxa"/>
          </w:tcPr>
          <w:p w14:paraId="3A871FB3" w14:textId="422B4374" w:rsidR="00B83C1C" w:rsidRPr="0013566D" w:rsidRDefault="00FC187E" w:rsidP="00B83C1C">
            <w:pPr>
              <w:rPr>
                <w:sz w:val="16"/>
                <w:szCs w:val="16"/>
                <w:lang w:val="id-ID"/>
              </w:rPr>
            </w:pPr>
            <w:r w:rsidRPr="0013566D">
              <w:rPr>
                <w:rStyle w:val="cf01"/>
                <w:rFonts w:ascii="Times New Roman" w:hAnsi="Times New Roman" w:cs="Times New Roman"/>
                <w:sz w:val="16"/>
                <w:szCs w:val="16"/>
              </w:rPr>
              <w:t xml:space="preserve">Timothy Christian </w:t>
            </w:r>
            <w:proofErr w:type="spellStart"/>
            <w:r w:rsidRPr="0013566D">
              <w:rPr>
                <w:rStyle w:val="cf01"/>
                <w:rFonts w:ascii="Times New Roman" w:hAnsi="Times New Roman" w:cs="Times New Roman"/>
                <w:sz w:val="16"/>
                <w:szCs w:val="16"/>
              </w:rPr>
              <w:t>Yunanto</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dkk</w:t>
            </w:r>
            <w:proofErr w:type="spellEnd"/>
          </w:p>
        </w:tc>
        <w:tc>
          <w:tcPr>
            <w:tcW w:w="1229" w:type="dxa"/>
          </w:tcPr>
          <w:p w14:paraId="6CD7F76F" w14:textId="45E50063" w:rsidR="00B83C1C" w:rsidRPr="0013566D" w:rsidRDefault="00FA3ED4" w:rsidP="00B83C1C">
            <w:pPr>
              <w:rPr>
                <w:sz w:val="16"/>
                <w:szCs w:val="16"/>
                <w:lang w:val="id-ID"/>
              </w:rPr>
            </w:pPr>
            <w:proofErr w:type="spellStart"/>
            <w:r w:rsidRPr="0013566D">
              <w:rPr>
                <w:rStyle w:val="cf01"/>
                <w:rFonts w:ascii="Times New Roman" w:hAnsi="Times New Roman" w:cs="Times New Roman"/>
                <w:sz w:val="16"/>
                <w:szCs w:val="16"/>
              </w:rPr>
              <w:t>Sitti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Watenriajeng</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Sidehabi</w:t>
            </w:r>
            <w:proofErr w:type="spellEnd"/>
            <w:r w:rsidRPr="0013566D">
              <w:rPr>
                <w:rStyle w:val="cf01"/>
                <w:rFonts w:ascii="Times New Roman" w:hAnsi="Times New Roman" w:cs="Times New Roman"/>
                <w:sz w:val="16"/>
                <w:szCs w:val="16"/>
              </w:rPr>
              <w:t xml:space="preserve"> </w:t>
            </w:r>
          </w:p>
        </w:tc>
      </w:tr>
      <w:tr w:rsidR="00B83C1C" w:rsidRPr="0013566D" w14:paraId="722558C6" w14:textId="77777777" w:rsidTr="00B1224F">
        <w:tc>
          <w:tcPr>
            <w:tcW w:w="988" w:type="dxa"/>
          </w:tcPr>
          <w:p w14:paraId="05E08F37" w14:textId="5202805B" w:rsidR="00B83C1C" w:rsidRPr="0013566D" w:rsidRDefault="00B83C1C" w:rsidP="00B83C1C">
            <w:pPr>
              <w:rPr>
                <w:sz w:val="16"/>
                <w:szCs w:val="16"/>
                <w:lang w:val="id-ID"/>
              </w:rPr>
            </w:pPr>
            <w:r w:rsidRPr="0013566D">
              <w:rPr>
                <w:sz w:val="16"/>
                <w:szCs w:val="16"/>
                <w:lang w:val="id-ID"/>
              </w:rPr>
              <w:t xml:space="preserve">Judul dan Tahun </w:t>
            </w:r>
          </w:p>
        </w:tc>
        <w:tc>
          <w:tcPr>
            <w:tcW w:w="1701" w:type="dxa"/>
          </w:tcPr>
          <w:p w14:paraId="12E2DF4A" w14:textId="276C5343" w:rsidR="00B83C1C" w:rsidRPr="0013566D" w:rsidRDefault="00B83C1C" w:rsidP="00B83C1C">
            <w:pPr>
              <w:rPr>
                <w:sz w:val="16"/>
                <w:szCs w:val="16"/>
                <w:lang w:val="id-ID"/>
              </w:rPr>
            </w:pPr>
            <w:r w:rsidRPr="0013566D">
              <w:rPr>
                <w:rStyle w:val="cf01"/>
                <w:rFonts w:ascii="Times New Roman" w:hAnsi="Times New Roman" w:cs="Times New Roman"/>
                <w:sz w:val="16"/>
                <w:szCs w:val="16"/>
              </w:rPr>
              <w:t xml:space="preserve">Kajian Sifat </w:t>
            </w:r>
            <w:proofErr w:type="spellStart"/>
            <w:r w:rsidRPr="0013566D">
              <w:rPr>
                <w:rStyle w:val="cf01"/>
                <w:rFonts w:ascii="Times New Roman" w:hAnsi="Times New Roman" w:cs="Times New Roman"/>
                <w:sz w:val="16"/>
                <w:szCs w:val="16"/>
              </w:rPr>
              <w:t>Fisik</w:t>
            </w:r>
            <w:proofErr w:type="spellEnd"/>
            <w:r w:rsidRPr="0013566D">
              <w:rPr>
                <w:rStyle w:val="cf01"/>
                <w:rFonts w:ascii="Times New Roman" w:hAnsi="Times New Roman" w:cs="Times New Roman"/>
                <w:sz w:val="16"/>
                <w:szCs w:val="16"/>
              </w:rPr>
              <w:t xml:space="preserve"> dan Kimia </w:t>
            </w:r>
            <w:proofErr w:type="spellStart"/>
            <w:r w:rsidRPr="0013566D">
              <w:rPr>
                <w:rStyle w:val="cf01"/>
                <w:rFonts w:ascii="Times New Roman" w:hAnsi="Times New Roman" w:cs="Times New Roman"/>
                <w:sz w:val="16"/>
                <w:szCs w:val="16"/>
              </w:rPr>
              <w:t>Buah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w:t>
            </w:r>
            <w:proofErr w:type="spellStart"/>
            <w:r w:rsidRPr="0013566D">
              <w:rPr>
                <w:rStyle w:val="cf21"/>
                <w:rFonts w:ascii="Times New Roman" w:hAnsi="Times New Roman" w:cs="Times New Roman"/>
                <w:sz w:val="16"/>
                <w:szCs w:val="16"/>
              </w:rPr>
              <w:t>Lycopersium</w:t>
            </w:r>
            <w:proofErr w:type="spellEnd"/>
            <w:r w:rsidRPr="0013566D">
              <w:rPr>
                <w:rStyle w:val="cf21"/>
                <w:rFonts w:ascii="Times New Roman" w:hAnsi="Times New Roman" w:cs="Times New Roman"/>
                <w:sz w:val="16"/>
                <w:szCs w:val="16"/>
              </w:rPr>
              <w:t xml:space="preserve"> </w:t>
            </w:r>
            <w:proofErr w:type="spellStart"/>
            <w:r w:rsidRPr="0013566D">
              <w:rPr>
                <w:rStyle w:val="cf21"/>
                <w:rFonts w:ascii="Times New Roman" w:hAnsi="Times New Roman" w:cs="Times New Roman"/>
                <w:sz w:val="16"/>
                <w:szCs w:val="16"/>
              </w:rPr>
              <w:t>escuslentum</w:t>
            </w:r>
            <w:proofErr w:type="spellEnd"/>
            <w:r w:rsidRPr="0013566D">
              <w:rPr>
                <w:rStyle w:val="cf21"/>
                <w:rFonts w:ascii="Times New Roman" w:hAnsi="Times New Roman" w:cs="Times New Roman"/>
                <w:sz w:val="16"/>
                <w:szCs w:val="16"/>
              </w:rPr>
              <w:t xml:space="preserve"> Mill</w:t>
            </w:r>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Menggunakan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Pengolahan</w:t>
            </w:r>
            <w:proofErr w:type="spellEnd"/>
            <w:r w:rsidRPr="0013566D">
              <w:rPr>
                <w:rStyle w:val="cf01"/>
                <w:rFonts w:ascii="Times New Roman" w:hAnsi="Times New Roman" w:cs="Times New Roman"/>
                <w:sz w:val="16"/>
                <w:szCs w:val="16"/>
              </w:rPr>
              <w:t xml:space="preserve"> Citra (</w:t>
            </w:r>
            <w:r w:rsidRPr="0013566D">
              <w:rPr>
                <w:rStyle w:val="cf21"/>
                <w:rFonts w:ascii="Times New Roman" w:hAnsi="Times New Roman" w:cs="Times New Roman"/>
                <w:sz w:val="16"/>
                <w:szCs w:val="16"/>
              </w:rPr>
              <w:t>Image Proc</w:t>
            </w:r>
            <w:r w:rsidRPr="0013566D">
              <w:rPr>
                <w:rStyle w:val="cf01"/>
                <w:rFonts w:ascii="Times New Roman" w:hAnsi="Times New Roman" w:cs="Times New Roman"/>
                <w:sz w:val="16"/>
                <w:szCs w:val="16"/>
              </w:rPr>
              <w:t xml:space="preserve">essing), </w:t>
            </w:r>
            <w:r w:rsidRPr="0013566D">
              <w:rPr>
                <w:rStyle w:val="cf01"/>
                <w:rFonts w:ascii="Times New Roman" w:hAnsi="Times New Roman" w:cs="Times New Roman"/>
                <w:b/>
                <w:bCs/>
                <w:sz w:val="16"/>
                <w:szCs w:val="16"/>
              </w:rPr>
              <w:t>20</w:t>
            </w:r>
            <w:r w:rsidR="001656D0" w:rsidRPr="0013566D">
              <w:rPr>
                <w:rStyle w:val="cf01"/>
                <w:rFonts w:ascii="Times New Roman" w:hAnsi="Times New Roman" w:cs="Times New Roman"/>
                <w:b/>
                <w:bCs/>
                <w:sz w:val="16"/>
                <w:szCs w:val="16"/>
              </w:rPr>
              <w:t>15</w:t>
            </w:r>
          </w:p>
        </w:tc>
        <w:tc>
          <w:tcPr>
            <w:tcW w:w="1555" w:type="dxa"/>
          </w:tcPr>
          <w:p w14:paraId="249CD71A" w14:textId="12886381" w:rsidR="00B83C1C" w:rsidRPr="0013566D" w:rsidRDefault="006B1E11" w:rsidP="00F54E9C">
            <w:pPr>
              <w:rPr>
                <w:sz w:val="16"/>
                <w:szCs w:val="16"/>
                <w:lang w:val="id-ID"/>
              </w:rPr>
            </w:pPr>
            <w:proofErr w:type="spellStart"/>
            <w:r w:rsidRPr="0013566D">
              <w:rPr>
                <w:rStyle w:val="cf01"/>
                <w:rFonts w:ascii="Times New Roman" w:hAnsi="Times New Roman" w:cs="Times New Roman"/>
                <w:sz w:val="16"/>
                <w:szCs w:val="16"/>
              </w:rPr>
              <w:t>Pemodelan</w:t>
            </w:r>
            <w:proofErr w:type="spellEnd"/>
            <w:r w:rsidRPr="0013566D">
              <w:rPr>
                <w:rStyle w:val="cf01"/>
                <w:rFonts w:ascii="Times New Roman" w:hAnsi="Times New Roman" w:cs="Times New Roman"/>
                <w:sz w:val="16"/>
                <w:szCs w:val="16"/>
              </w:rPr>
              <w:t xml:space="preserve"> </w:t>
            </w:r>
            <w:r w:rsidRPr="0013566D">
              <w:rPr>
                <w:rStyle w:val="cf21"/>
                <w:rFonts w:ascii="Times New Roman" w:hAnsi="Times New Roman" w:cs="Times New Roman"/>
                <w:sz w:val="16"/>
                <w:szCs w:val="16"/>
              </w:rPr>
              <w:t>Machine Vision</w:t>
            </w:r>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Untuk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Pemilah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Kualitas</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Telur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Bebek</w:t>
            </w:r>
            <w:proofErr w:type="spellEnd"/>
            <w:r w:rsidRPr="0013566D">
              <w:rPr>
                <w:rStyle w:val="cf01"/>
                <w:rFonts w:ascii="Times New Roman" w:hAnsi="Times New Roman" w:cs="Times New Roman"/>
                <w:sz w:val="16"/>
                <w:szCs w:val="16"/>
              </w:rPr>
              <w:t xml:space="preserve"> pada Skala </w:t>
            </w:r>
            <w:proofErr w:type="spellStart"/>
            <w:r w:rsidRPr="0013566D">
              <w:rPr>
                <w:rStyle w:val="cf01"/>
                <w:rFonts w:ascii="Times New Roman" w:hAnsi="Times New Roman" w:cs="Times New Roman"/>
                <w:sz w:val="16"/>
                <w:szCs w:val="16"/>
              </w:rPr>
              <w:t>Industri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tujuan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penggunaan</w:t>
            </w:r>
            <w:proofErr w:type="spellEnd"/>
            <w:r w:rsidRPr="0013566D">
              <w:rPr>
                <w:rStyle w:val="cf01"/>
                <w:rFonts w:ascii="Times New Roman" w:hAnsi="Times New Roman" w:cs="Times New Roman"/>
                <w:sz w:val="16"/>
                <w:szCs w:val="16"/>
              </w:rPr>
              <w:t xml:space="preserve"> Machine vision </w:t>
            </w:r>
            <w:proofErr w:type="spellStart"/>
            <w:r w:rsidRPr="0013566D">
              <w:rPr>
                <w:rStyle w:val="cf01"/>
                <w:rFonts w:ascii="Times New Roman" w:hAnsi="Times New Roman" w:cs="Times New Roman"/>
                <w:sz w:val="16"/>
                <w:szCs w:val="16"/>
              </w:rPr>
              <w:t>untuk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melakukan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deteksi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telur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bebek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lastRenderedPageBreak/>
              <w:t>berkualitas</w:t>
            </w:r>
            <w:proofErr w:type="spellEnd"/>
            <w:r w:rsidRPr="0013566D">
              <w:rPr>
                <w:rStyle w:val="cf01"/>
                <w:rFonts w:ascii="Times New Roman" w:hAnsi="Times New Roman" w:cs="Times New Roman"/>
                <w:sz w:val="16"/>
                <w:szCs w:val="16"/>
              </w:rPr>
              <w:t xml:space="preserve"> dan </w:t>
            </w:r>
            <w:proofErr w:type="spellStart"/>
            <w:r w:rsidRPr="0013566D">
              <w:rPr>
                <w:rStyle w:val="cf01"/>
                <w:rFonts w:ascii="Times New Roman" w:hAnsi="Times New Roman" w:cs="Times New Roman"/>
                <w:sz w:val="16"/>
                <w:szCs w:val="16"/>
              </w:rPr>
              <w:t>tak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berkualitas</w:t>
            </w:r>
            <w:proofErr w:type="spellEnd"/>
            <w:r w:rsidRPr="0013566D">
              <w:rPr>
                <w:rStyle w:val="cf01"/>
                <w:rFonts w:ascii="Times New Roman" w:hAnsi="Times New Roman" w:cs="Times New Roman"/>
                <w:sz w:val="16"/>
                <w:szCs w:val="16"/>
              </w:rPr>
              <w:t xml:space="preserve">, </w:t>
            </w:r>
            <w:r w:rsidRPr="0013566D">
              <w:rPr>
                <w:rStyle w:val="cf01"/>
                <w:rFonts w:ascii="Times New Roman" w:hAnsi="Times New Roman" w:cs="Times New Roman"/>
                <w:b/>
                <w:bCs/>
                <w:sz w:val="16"/>
                <w:szCs w:val="16"/>
              </w:rPr>
              <w:t>2020</w:t>
            </w:r>
          </w:p>
        </w:tc>
        <w:tc>
          <w:tcPr>
            <w:tcW w:w="1229" w:type="dxa"/>
          </w:tcPr>
          <w:p w14:paraId="2FF4C348" w14:textId="422FCCEA" w:rsidR="00B83C1C" w:rsidRPr="0013566D" w:rsidRDefault="002222C3" w:rsidP="00F54E9C">
            <w:pPr>
              <w:rPr>
                <w:sz w:val="16"/>
                <w:szCs w:val="16"/>
                <w:lang w:val="id-ID"/>
              </w:rPr>
            </w:pPr>
            <w:proofErr w:type="spellStart"/>
            <w:r w:rsidRPr="0013566D">
              <w:rPr>
                <w:rStyle w:val="cf01"/>
                <w:rFonts w:ascii="Times New Roman" w:hAnsi="Times New Roman" w:cs="Times New Roman"/>
                <w:sz w:val="16"/>
                <w:szCs w:val="16"/>
              </w:rPr>
              <w:lastRenderedPageBreak/>
              <w:t>Penelitian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terhadap</w:t>
            </w:r>
            <w:proofErr w:type="spellEnd"/>
            <w:r w:rsidRPr="0013566D">
              <w:rPr>
                <w:rStyle w:val="cf01"/>
                <w:rFonts w:ascii="Times New Roman" w:hAnsi="Times New Roman" w:cs="Times New Roman"/>
                <w:sz w:val="16"/>
                <w:szCs w:val="16"/>
              </w:rPr>
              <w:t xml:space="preserve"> robot </w:t>
            </w:r>
            <w:proofErr w:type="spellStart"/>
            <w:r w:rsidRPr="0013566D">
              <w:rPr>
                <w:rStyle w:val="cf01"/>
                <w:rFonts w:ascii="Times New Roman" w:hAnsi="Times New Roman" w:cs="Times New Roman"/>
                <w:sz w:val="16"/>
                <w:szCs w:val="16"/>
              </w:rPr>
              <w:t>panen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dalam</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studi</w:t>
            </w:r>
            <w:proofErr w:type="spellEnd"/>
            <w:r w:rsidRPr="0013566D">
              <w:rPr>
                <w:rStyle w:val="cf01"/>
                <w:rFonts w:ascii="Times New Roman" w:hAnsi="Times New Roman" w:cs="Times New Roman"/>
                <w:sz w:val="16"/>
                <w:szCs w:val="16"/>
              </w:rPr>
              <w:t xml:space="preserve"> yang </w:t>
            </w:r>
            <w:proofErr w:type="spellStart"/>
            <w:r w:rsidRPr="0013566D">
              <w:rPr>
                <w:rStyle w:val="cf01"/>
                <w:rFonts w:ascii="Times New Roman" w:hAnsi="Times New Roman" w:cs="Times New Roman"/>
                <w:sz w:val="16"/>
                <w:szCs w:val="16"/>
              </w:rPr>
              <w:t>diberi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topik</w:t>
            </w:r>
            <w:proofErr w:type="spellEnd"/>
            <w:r w:rsidRPr="0013566D">
              <w:rPr>
                <w:rStyle w:val="cf01"/>
                <w:rFonts w:ascii="Times New Roman" w:hAnsi="Times New Roman" w:cs="Times New Roman"/>
                <w:sz w:val="16"/>
                <w:szCs w:val="16"/>
              </w:rPr>
              <w:t xml:space="preserve">,” P DPPL-Net: </w:t>
            </w:r>
            <w:r w:rsidRPr="0013566D">
              <w:rPr>
                <w:rStyle w:val="cf21"/>
                <w:rFonts w:ascii="Times New Roman" w:hAnsi="Times New Roman" w:cs="Times New Roman"/>
                <w:sz w:val="16"/>
                <w:szCs w:val="16"/>
              </w:rPr>
              <w:t>A</w:t>
            </w:r>
            <w:r w:rsidRPr="0013566D">
              <w:rPr>
                <w:rStyle w:val="cf01"/>
                <w:rFonts w:ascii="Times New Roman" w:hAnsi="Times New Roman" w:cs="Times New Roman"/>
                <w:sz w:val="16"/>
                <w:szCs w:val="16"/>
              </w:rPr>
              <w:t xml:space="preserve"> </w:t>
            </w:r>
            <w:r w:rsidRPr="0013566D">
              <w:rPr>
                <w:rStyle w:val="cf21"/>
                <w:rFonts w:ascii="Times New Roman" w:hAnsi="Times New Roman" w:cs="Times New Roman"/>
                <w:sz w:val="16"/>
                <w:szCs w:val="16"/>
              </w:rPr>
              <w:t xml:space="preserve">lightweight real-time tomato </w:t>
            </w:r>
            <w:r w:rsidRPr="0013566D">
              <w:rPr>
                <w:rStyle w:val="cf21"/>
                <w:rFonts w:ascii="Times New Roman" w:hAnsi="Times New Roman" w:cs="Times New Roman"/>
                <w:sz w:val="16"/>
                <w:szCs w:val="16"/>
              </w:rPr>
              <w:lastRenderedPageBreak/>
              <w:t>detection and picking point localization model for harvesting robots.</w:t>
            </w:r>
            <w:r w:rsidRPr="0013566D">
              <w:rPr>
                <w:rStyle w:val="cf01"/>
                <w:rFonts w:ascii="Times New Roman" w:hAnsi="Times New Roman" w:cs="Times New Roman"/>
                <w:sz w:val="16"/>
                <w:szCs w:val="16"/>
              </w:rPr>
              <w:t>" IEEE Access</w:t>
            </w:r>
            <w:r w:rsidR="002E5E51" w:rsidRPr="0013566D">
              <w:rPr>
                <w:rStyle w:val="cf01"/>
                <w:rFonts w:ascii="Times New Roman" w:hAnsi="Times New Roman" w:cs="Times New Roman"/>
                <w:sz w:val="16"/>
                <w:szCs w:val="16"/>
              </w:rPr>
              <w:t xml:space="preserve">, </w:t>
            </w:r>
            <w:r w:rsidRPr="0013566D">
              <w:rPr>
                <w:rStyle w:val="cf01"/>
                <w:rFonts w:ascii="Times New Roman" w:hAnsi="Times New Roman" w:cs="Times New Roman"/>
                <w:b/>
                <w:bCs/>
                <w:sz w:val="16"/>
                <w:szCs w:val="16"/>
              </w:rPr>
              <w:t>2023</w:t>
            </w:r>
          </w:p>
        </w:tc>
        <w:tc>
          <w:tcPr>
            <w:tcW w:w="1229" w:type="dxa"/>
          </w:tcPr>
          <w:p w14:paraId="5BF47BE5" w14:textId="08A289E5" w:rsidR="00B83C1C" w:rsidRPr="0013566D" w:rsidRDefault="00BE75BF" w:rsidP="00F54E9C">
            <w:pPr>
              <w:rPr>
                <w:sz w:val="16"/>
                <w:szCs w:val="16"/>
                <w:lang w:val="id-ID"/>
              </w:rPr>
            </w:pPr>
            <w:proofErr w:type="spellStart"/>
            <w:r w:rsidRPr="0013566D">
              <w:rPr>
                <w:rStyle w:val="cf01"/>
                <w:rFonts w:ascii="Times New Roman" w:hAnsi="Times New Roman" w:cs="Times New Roman"/>
                <w:sz w:val="16"/>
                <w:szCs w:val="16"/>
              </w:rPr>
              <w:lastRenderedPageBreak/>
              <w:t>Penelitian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b/>
                <w:bCs/>
                <w:sz w:val="16"/>
                <w:szCs w:val="16"/>
              </w:rPr>
              <w:t>tema</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Implementasi</w:t>
            </w:r>
            <w:proofErr w:type="spellEnd"/>
            <w:r w:rsidRPr="0013566D">
              <w:rPr>
                <w:rStyle w:val="cf01"/>
                <w:rFonts w:ascii="Times New Roman" w:hAnsi="Times New Roman" w:cs="Times New Roman"/>
                <w:b/>
                <w:bCs/>
                <w:sz w:val="16"/>
                <w:szCs w:val="16"/>
              </w:rPr>
              <w:t xml:space="preserve"> Convolutional Neural Network </w:t>
            </w:r>
            <w:proofErr w:type="spellStart"/>
            <w:r w:rsidRPr="0013566D">
              <w:rPr>
                <w:rStyle w:val="cf01"/>
                <w:rFonts w:ascii="Times New Roman" w:hAnsi="Times New Roman" w:cs="Times New Roman"/>
                <w:sz w:val="16"/>
                <w:szCs w:val="16"/>
              </w:rPr>
              <w:t>untuk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Mengetahui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Buah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yang </w:t>
            </w:r>
            <w:proofErr w:type="spellStart"/>
            <w:r w:rsidRPr="0013566D">
              <w:rPr>
                <w:rStyle w:val="cf01"/>
                <w:rFonts w:ascii="Times New Roman" w:hAnsi="Times New Roman" w:cs="Times New Roman"/>
                <w:sz w:val="16"/>
                <w:szCs w:val="16"/>
              </w:rPr>
              <w:t>Matang</w:t>
            </w:r>
            <w:proofErr w:type="spellEnd"/>
            <w:r w:rsidRPr="0013566D">
              <w:rPr>
                <w:rStyle w:val="cf01"/>
                <w:rFonts w:ascii="Times New Roman" w:hAnsi="Times New Roman" w:cs="Times New Roman"/>
                <w:sz w:val="16"/>
                <w:szCs w:val="16"/>
              </w:rPr>
              <w:t xml:space="preserve"> pada </w:t>
            </w:r>
            <w:proofErr w:type="spellStart"/>
            <w:r w:rsidRPr="0013566D">
              <w:rPr>
                <w:rStyle w:val="cf01"/>
                <w:rFonts w:ascii="Times New Roman" w:hAnsi="Times New Roman" w:cs="Times New Roman"/>
                <w:sz w:val="16"/>
                <w:szCs w:val="16"/>
              </w:rPr>
              <w:t>Pohon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lastRenderedPageBreak/>
              <w:t>Tomat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Menggunakan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Perangkat</w:t>
            </w:r>
            <w:proofErr w:type="spellEnd"/>
            <w:r w:rsidRPr="0013566D">
              <w:rPr>
                <w:rStyle w:val="cf01"/>
                <w:rFonts w:ascii="Times New Roman" w:hAnsi="Times New Roman" w:cs="Times New Roman"/>
                <w:sz w:val="16"/>
                <w:szCs w:val="16"/>
              </w:rPr>
              <w:t xml:space="preserve"> Android</w:t>
            </w:r>
            <w:r w:rsidRPr="0013566D">
              <w:rPr>
                <w:rStyle w:val="cf41"/>
                <w:rFonts w:ascii="Times New Roman" w:hAnsi="Times New Roman" w:cs="Times New Roman"/>
                <w:sz w:val="16"/>
                <w:szCs w:val="16"/>
              </w:rPr>
              <w:t>,</w:t>
            </w:r>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bertujuan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untuk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mendeteksi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matang</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menggunakan</w:t>
            </w:r>
            <w:proofErr w:type="spellEnd"/>
            <w:r w:rsidRPr="0013566D">
              <w:rPr>
                <w:rStyle w:val="cf01"/>
                <w:rFonts w:ascii="Times New Roman" w:hAnsi="Times New Roman" w:cs="Times New Roman"/>
                <w:sz w:val="16"/>
                <w:szCs w:val="16"/>
              </w:rPr>
              <w:t xml:space="preserve"> </w:t>
            </w:r>
            <w:proofErr w:type="gramStart"/>
            <w:r w:rsidRPr="0013566D">
              <w:rPr>
                <w:rStyle w:val="cf01"/>
                <w:rFonts w:ascii="Times New Roman" w:hAnsi="Times New Roman" w:cs="Times New Roman"/>
                <w:sz w:val="16"/>
                <w:szCs w:val="16"/>
              </w:rPr>
              <w:t>Android</w:t>
            </w:r>
            <w:r w:rsidR="00FA3ED4" w:rsidRPr="0013566D">
              <w:rPr>
                <w:rStyle w:val="cf01"/>
                <w:rFonts w:ascii="Times New Roman" w:hAnsi="Times New Roman" w:cs="Times New Roman"/>
                <w:sz w:val="16"/>
                <w:szCs w:val="16"/>
              </w:rPr>
              <w:t xml:space="preserve">,  </w:t>
            </w:r>
            <w:r w:rsidR="00FA3ED4" w:rsidRPr="0013566D">
              <w:rPr>
                <w:rStyle w:val="cf01"/>
                <w:rFonts w:ascii="Times New Roman" w:hAnsi="Times New Roman" w:cs="Times New Roman"/>
                <w:b/>
                <w:bCs/>
                <w:sz w:val="16"/>
                <w:szCs w:val="16"/>
              </w:rPr>
              <w:t>2020</w:t>
            </w:r>
            <w:proofErr w:type="gramEnd"/>
          </w:p>
        </w:tc>
        <w:tc>
          <w:tcPr>
            <w:tcW w:w="1229" w:type="dxa"/>
          </w:tcPr>
          <w:p w14:paraId="4D41D8C2" w14:textId="42B09C02" w:rsidR="00B83C1C" w:rsidRPr="0013566D" w:rsidRDefault="00FF7FCB" w:rsidP="00F54E9C">
            <w:pPr>
              <w:rPr>
                <w:sz w:val="16"/>
                <w:szCs w:val="16"/>
              </w:rPr>
            </w:pPr>
            <w:proofErr w:type="spellStart"/>
            <w:r w:rsidRPr="0013566D">
              <w:rPr>
                <w:rStyle w:val="cf01"/>
                <w:rFonts w:ascii="Times New Roman" w:hAnsi="Times New Roman" w:cs="Times New Roman"/>
                <w:sz w:val="16"/>
                <w:szCs w:val="16"/>
              </w:rPr>
              <w:lastRenderedPageBreak/>
              <w:t>Penelitian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ini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tentang</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Implementasi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Mesin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Pemilah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Buah</w:t>
            </w:r>
            <w:proofErr w:type="spellEnd"/>
            <w:r w:rsidRPr="0013566D">
              <w:rPr>
                <w:rStyle w:val="cf01"/>
                <w:rFonts w:ascii="Times New Roman" w:hAnsi="Times New Roman" w:cs="Times New Roman"/>
                <w:sz w:val="16"/>
                <w:szCs w:val="16"/>
              </w:rPr>
              <w:t xml:space="preserve"> Markisa </w:t>
            </w:r>
            <w:proofErr w:type="spellStart"/>
            <w:r w:rsidRPr="0013566D">
              <w:rPr>
                <w:rStyle w:val="cf01"/>
                <w:rFonts w:ascii="Times New Roman" w:hAnsi="Times New Roman" w:cs="Times New Roman"/>
                <w:sz w:val="16"/>
                <w:szCs w:val="16"/>
              </w:rPr>
              <w:t>Berdasarkan</w:t>
            </w:r>
            <w:proofErr w:type="spellEnd"/>
            <w:r w:rsidRPr="0013566D">
              <w:rPr>
                <w:rStyle w:val="cf01"/>
                <w:rFonts w:ascii="Times New Roman" w:hAnsi="Times New Roman" w:cs="Times New Roman"/>
                <w:sz w:val="16"/>
                <w:szCs w:val="16"/>
              </w:rPr>
              <w:t xml:space="preserve"> Tingkat </w:t>
            </w:r>
            <w:proofErr w:type="spellStart"/>
            <w:r w:rsidRPr="0013566D">
              <w:rPr>
                <w:rStyle w:val="cf01"/>
                <w:rFonts w:ascii="Times New Roman" w:hAnsi="Times New Roman" w:cs="Times New Roman"/>
                <w:sz w:val="16"/>
                <w:szCs w:val="16"/>
              </w:rPr>
              <w:t>Kematangan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Berbasis</w:t>
            </w:r>
            <w:proofErr w:type="spellEnd"/>
            <w:r w:rsidRPr="0013566D">
              <w:rPr>
                <w:rStyle w:val="cf01"/>
                <w:rFonts w:ascii="Times New Roman" w:hAnsi="Times New Roman" w:cs="Times New Roman"/>
                <w:sz w:val="16"/>
                <w:szCs w:val="16"/>
              </w:rPr>
              <w:t xml:space="preserve"> Visi </w:t>
            </w:r>
            <w:proofErr w:type="spellStart"/>
            <w:r w:rsidRPr="0013566D">
              <w:rPr>
                <w:rStyle w:val="cf01"/>
                <w:rFonts w:ascii="Times New Roman" w:hAnsi="Times New Roman" w:cs="Times New Roman"/>
                <w:sz w:val="16"/>
                <w:szCs w:val="16"/>
              </w:rPr>
              <w:t>Komputer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lastRenderedPageBreak/>
              <w:t>bertujuan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untuk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desain</w:t>
            </w:r>
            <w:proofErr w:type="spellEnd"/>
            <w:r w:rsidRPr="0013566D">
              <w:rPr>
                <w:rStyle w:val="cf01"/>
                <w:rFonts w:ascii="Times New Roman" w:hAnsi="Times New Roman" w:cs="Times New Roman"/>
                <w:sz w:val="16"/>
                <w:szCs w:val="16"/>
              </w:rPr>
              <w:t xml:space="preserve"> dan </w:t>
            </w:r>
            <w:proofErr w:type="spellStart"/>
            <w:r w:rsidRPr="0013566D">
              <w:rPr>
                <w:rStyle w:val="cf01"/>
                <w:rFonts w:ascii="Times New Roman" w:hAnsi="Times New Roman" w:cs="Times New Roman"/>
                <w:sz w:val="16"/>
                <w:szCs w:val="16"/>
              </w:rPr>
              <w:t>membuat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mesin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pemilah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buah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berdasarkan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tingkat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kematangan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menjadi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mesin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penyortiran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berbasi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visi</w:t>
            </w:r>
            <w:proofErr w:type="spellEnd"/>
            <w:r w:rsidRPr="0013566D">
              <w:rPr>
                <w:rStyle w:val="cf01"/>
                <w:rFonts w:ascii="Times New Roman" w:hAnsi="Times New Roman" w:cs="Times New Roman"/>
                <w:sz w:val="16"/>
                <w:szCs w:val="16"/>
              </w:rPr>
              <w:t xml:space="preserve"> </w:t>
            </w:r>
            <w:proofErr w:type="spellStart"/>
            <w:proofErr w:type="gramStart"/>
            <w:r w:rsidRPr="0013566D">
              <w:rPr>
                <w:rStyle w:val="cf01"/>
                <w:rFonts w:ascii="Times New Roman" w:hAnsi="Times New Roman" w:cs="Times New Roman"/>
                <w:sz w:val="16"/>
                <w:szCs w:val="16"/>
              </w:rPr>
              <w:t>komputer</w:t>
            </w:r>
            <w:proofErr w:type="spellEnd"/>
            <w:r w:rsidRPr="0013566D">
              <w:rPr>
                <w:rStyle w:val="cf01"/>
                <w:rFonts w:ascii="Times New Roman" w:hAnsi="Times New Roman" w:cs="Times New Roman"/>
                <w:sz w:val="16"/>
                <w:szCs w:val="16"/>
              </w:rPr>
              <w:t>(</w:t>
            </w:r>
            <w:proofErr w:type="spellStart"/>
            <w:proofErr w:type="gramEnd"/>
            <w:r w:rsidRPr="0013566D">
              <w:rPr>
                <w:rStyle w:val="cf01"/>
                <w:rFonts w:ascii="Times New Roman" w:hAnsi="Times New Roman" w:cs="Times New Roman"/>
                <w:sz w:val="16"/>
                <w:szCs w:val="16"/>
              </w:rPr>
              <w:t>Sidehabi</w:t>
            </w:r>
            <w:proofErr w:type="spellEnd"/>
            <w:r w:rsidRPr="0013566D">
              <w:rPr>
                <w:rStyle w:val="cf01"/>
                <w:rFonts w:ascii="Times New Roman" w:hAnsi="Times New Roman" w:cs="Times New Roman"/>
                <w:sz w:val="16"/>
                <w:szCs w:val="16"/>
              </w:rPr>
              <w:t>, 2019, p. 1)</w:t>
            </w:r>
            <w:r w:rsidR="00A669C9" w:rsidRPr="0013566D">
              <w:rPr>
                <w:rStyle w:val="cf01"/>
                <w:rFonts w:ascii="Times New Roman" w:hAnsi="Times New Roman" w:cs="Times New Roman"/>
                <w:sz w:val="16"/>
                <w:szCs w:val="16"/>
              </w:rPr>
              <w:t xml:space="preserve">, </w:t>
            </w:r>
            <w:r w:rsidR="00FA3ED4" w:rsidRPr="0013566D">
              <w:rPr>
                <w:rStyle w:val="cf01"/>
                <w:rFonts w:ascii="Times New Roman" w:hAnsi="Times New Roman" w:cs="Times New Roman"/>
                <w:b/>
                <w:bCs/>
                <w:sz w:val="16"/>
                <w:szCs w:val="16"/>
              </w:rPr>
              <w:t>2019</w:t>
            </w:r>
          </w:p>
        </w:tc>
      </w:tr>
      <w:tr w:rsidR="00B83C1C" w:rsidRPr="0013566D" w14:paraId="3B0860E5" w14:textId="77777777" w:rsidTr="0080112E">
        <w:trPr>
          <w:trHeight w:val="5381"/>
        </w:trPr>
        <w:tc>
          <w:tcPr>
            <w:tcW w:w="988" w:type="dxa"/>
          </w:tcPr>
          <w:p w14:paraId="1DCB9D04" w14:textId="6D837E3D" w:rsidR="00B83C1C" w:rsidRPr="0013566D" w:rsidRDefault="00B83C1C" w:rsidP="00B83C1C">
            <w:pPr>
              <w:rPr>
                <w:sz w:val="16"/>
                <w:szCs w:val="16"/>
                <w:lang w:val="id-ID"/>
              </w:rPr>
            </w:pPr>
            <w:r w:rsidRPr="0013566D">
              <w:rPr>
                <w:sz w:val="16"/>
                <w:szCs w:val="16"/>
                <w:lang w:val="id-ID"/>
              </w:rPr>
              <w:t>Hasil Penelitian</w:t>
            </w:r>
          </w:p>
        </w:tc>
        <w:tc>
          <w:tcPr>
            <w:tcW w:w="1701" w:type="dxa"/>
          </w:tcPr>
          <w:p w14:paraId="27536A50" w14:textId="3B2516AC" w:rsidR="00B83C1C" w:rsidRPr="0013566D" w:rsidRDefault="00BD10D8" w:rsidP="00F54E9C">
            <w:pPr>
              <w:rPr>
                <w:sz w:val="16"/>
                <w:szCs w:val="16"/>
                <w:lang w:val="id-ID"/>
              </w:rPr>
            </w:pPr>
            <w:r w:rsidRPr="0013566D">
              <w:rPr>
                <w:sz w:val="16"/>
                <w:szCs w:val="16"/>
                <w:lang w:val="id-ID"/>
              </w:rPr>
              <w:t xml:space="preserve">Penelitian ini, </w:t>
            </w:r>
            <w:proofErr w:type="spellStart"/>
            <w:r w:rsidRPr="0013566D">
              <w:rPr>
                <w:rStyle w:val="cf01"/>
                <w:rFonts w:ascii="Times New Roman" w:hAnsi="Times New Roman" w:cs="Times New Roman"/>
                <w:sz w:val="16"/>
                <w:szCs w:val="16"/>
              </w:rPr>
              <w:t>Menggunakan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Pengolahan</w:t>
            </w:r>
            <w:proofErr w:type="spellEnd"/>
            <w:r w:rsidRPr="0013566D">
              <w:rPr>
                <w:rStyle w:val="cf01"/>
                <w:rFonts w:ascii="Times New Roman" w:hAnsi="Times New Roman" w:cs="Times New Roman"/>
                <w:sz w:val="16"/>
                <w:szCs w:val="16"/>
              </w:rPr>
              <w:t xml:space="preserve"> Citra (</w:t>
            </w:r>
            <w:r w:rsidRPr="0013566D">
              <w:rPr>
                <w:rStyle w:val="cf21"/>
                <w:rFonts w:ascii="Times New Roman" w:hAnsi="Times New Roman" w:cs="Times New Roman"/>
                <w:sz w:val="16"/>
                <w:szCs w:val="16"/>
              </w:rPr>
              <w:t>Image Proc</w:t>
            </w:r>
            <w:r w:rsidRPr="0013566D">
              <w:rPr>
                <w:rStyle w:val="cf01"/>
                <w:rFonts w:ascii="Times New Roman" w:hAnsi="Times New Roman" w:cs="Times New Roman"/>
                <w:sz w:val="16"/>
                <w:szCs w:val="16"/>
              </w:rPr>
              <w:t xml:space="preserve">essing), </w:t>
            </w:r>
            <w:proofErr w:type="spellStart"/>
            <w:r w:rsidRPr="0013566D">
              <w:rPr>
                <w:rStyle w:val="cf01"/>
                <w:rFonts w:ascii="Times New Roman" w:hAnsi="Times New Roman" w:cs="Times New Roman"/>
                <w:sz w:val="16"/>
                <w:szCs w:val="16"/>
              </w:rPr>
              <w:t>bertujuan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untuk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mengidentifikasi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variabel</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hubungan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antara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kualitas</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gambar</w:t>
            </w:r>
            <w:proofErr w:type="spellEnd"/>
            <w:r w:rsidRPr="0013566D">
              <w:rPr>
                <w:rStyle w:val="cf01"/>
                <w:rFonts w:ascii="Times New Roman" w:hAnsi="Times New Roman" w:cs="Times New Roman"/>
                <w:sz w:val="16"/>
                <w:szCs w:val="16"/>
              </w:rPr>
              <w:t xml:space="preserve"> dan </w:t>
            </w:r>
            <w:proofErr w:type="spellStart"/>
            <w:r w:rsidRPr="0013566D">
              <w:rPr>
                <w:rStyle w:val="cf01"/>
                <w:rFonts w:ascii="Times New Roman" w:hAnsi="Times New Roman" w:cs="Times New Roman"/>
                <w:sz w:val="16"/>
                <w:szCs w:val="16"/>
              </w:rPr>
              <w:t>tingkat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kekerasan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berat</w:t>
            </w:r>
            <w:proofErr w:type="spellEnd"/>
            <w:r w:rsidRPr="0013566D">
              <w:rPr>
                <w:rStyle w:val="cf01"/>
                <w:rFonts w:ascii="Times New Roman" w:hAnsi="Times New Roman" w:cs="Times New Roman"/>
                <w:sz w:val="16"/>
                <w:szCs w:val="16"/>
              </w:rPr>
              <w:t xml:space="preserve"> dan total </w:t>
            </w:r>
            <w:proofErr w:type="spellStart"/>
            <w:r w:rsidRPr="0013566D">
              <w:rPr>
                <w:rStyle w:val="cf01"/>
                <w:rFonts w:ascii="Times New Roman" w:hAnsi="Times New Roman" w:cs="Times New Roman"/>
                <w:sz w:val="16"/>
                <w:szCs w:val="16"/>
              </w:rPr>
              <w:t>zat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terlarut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dari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merah</w:t>
            </w:r>
            <w:proofErr w:type="spellEnd"/>
            <w:r w:rsidRPr="0013566D">
              <w:rPr>
                <w:rStyle w:val="cf01"/>
                <w:rFonts w:ascii="Times New Roman" w:hAnsi="Times New Roman" w:cs="Times New Roman"/>
                <w:sz w:val="16"/>
                <w:szCs w:val="16"/>
              </w:rPr>
              <w:t xml:space="preserve"> di </w:t>
            </w:r>
            <w:proofErr w:type="spellStart"/>
            <w:r w:rsidRPr="0013566D">
              <w:rPr>
                <w:rStyle w:val="cf01"/>
                <w:rFonts w:ascii="Times New Roman" w:hAnsi="Times New Roman" w:cs="Times New Roman"/>
                <w:sz w:val="16"/>
                <w:szCs w:val="16"/>
              </w:rPr>
              <w:t>Kabupaten</w:t>
            </w:r>
            <w:proofErr w:type="spellEnd"/>
            <w:r w:rsidRPr="0013566D">
              <w:rPr>
                <w:rStyle w:val="cf01"/>
                <w:rFonts w:ascii="Times New Roman" w:hAnsi="Times New Roman" w:cs="Times New Roman"/>
                <w:sz w:val="16"/>
                <w:szCs w:val="16"/>
              </w:rPr>
              <w:t xml:space="preserve"> Banyuwangi. Hasil </w:t>
            </w:r>
            <w:proofErr w:type="spellStart"/>
            <w:r w:rsidRPr="0013566D">
              <w:rPr>
                <w:rStyle w:val="cf01"/>
                <w:rFonts w:ascii="Times New Roman" w:hAnsi="Times New Roman" w:cs="Times New Roman"/>
                <w:sz w:val="16"/>
                <w:szCs w:val="16"/>
              </w:rPr>
              <w:t>penelitian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menunjukkan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dari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enam</w:t>
            </w:r>
            <w:proofErr w:type="spellEnd"/>
            <w:r w:rsidRPr="0013566D">
              <w:rPr>
                <w:rStyle w:val="cf01"/>
                <w:rFonts w:ascii="Times New Roman" w:hAnsi="Times New Roman" w:cs="Times New Roman"/>
                <w:sz w:val="16"/>
                <w:szCs w:val="16"/>
              </w:rPr>
              <w:t xml:space="preserve"> </w:t>
            </w:r>
            <w:proofErr w:type="spellStart"/>
            <w:proofErr w:type="gramStart"/>
            <w:r w:rsidRPr="0013566D">
              <w:rPr>
                <w:rStyle w:val="cf01"/>
                <w:rFonts w:ascii="Times New Roman" w:hAnsi="Times New Roman" w:cs="Times New Roman"/>
                <w:sz w:val="16"/>
                <w:szCs w:val="16"/>
              </w:rPr>
              <w:t>variabel</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yaitu</w:t>
            </w:r>
            <w:proofErr w:type="spellEnd"/>
            <w:proofErr w:type="gram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panjang</w:t>
            </w:r>
            <w:proofErr w:type="spellEnd"/>
            <w:r w:rsidRPr="0013566D">
              <w:rPr>
                <w:rStyle w:val="cf01"/>
                <w:rFonts w:ascii="Times New Roman" w:hAnsi="Times New Roman" w:cs="Times New Roman"/>
                <w:sz w:val="16"/>
                <w:szCs w:val="16"/>
              </w:rPr>
              <w:t xml:space="preserve">, area, diameter, </w:t>
            </w:r>
            <w:proofErr w:type="spellStart"/>
            <w:r w:rsidRPr="0013566D">
              <w:rPr>
                <w:rStyle w:val="cf01"/>
                <w:rFonts w:ascii="Times New Roman" w:hAnsi="Times New Roman" w:cs="Times New Roman"/>
                <w:sz w:val="16"/>
                <w:szCs w:val="16"/>
              </w:rPr>
              <w:t>indeks</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warna</w:t>
            </w:r>
            <w:proofErr w:type="spellEnd"/>
            <w:r w:rsidRPr="0013566D">
              <w:rPr>
                <w:rStyle w:val="cf01"/>
                <w:rFonts w:ascii="Times New Roman" w:hAnsi="Times New Roman" w:cs="Times New Roman"/>
                <w:sz w:val="16"/>
                <w:szCs w:val="16"/>
              </w:rPr>
              <w:t xml:space="preserve"> R,G dan B.  Nila </w:t>
            </w:r>
            <w:proofErr w:type="spellStart"/>
            <w:r w:rsidRPr="0013566D">
              <w:rPr>
                <w:rStyle w:val="cf01"/>
                <w:rFonts w:ascii="Times New Roman" w:hAnsi="Times New Roman" w:cs="Times New Roman"/>
                <w:sz w:val="16"/>
                <w:szCs w:val="16"/>
              </w:rPr>
              <w:t>sifat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fisik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Siti </w:t>
            </w:r>
            <w:proofErr w:type="spellStart"/>
            <w:r w:rsidRPr="0013566D">
              <w:rPr>
                <w:rStyle w:val="cf01"/>
                <w:rFonts w:ascii="Times New Roman" w:hAnsi="Times New Roman" w:cs="Times New Roman"/>
                <w:sz w:val="16"/>
                <w:szCs w:val="16"/>
              </w:rPr>
              <w:t>Faridhotus</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Sholeha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dkk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mengukur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menggunakan</w:t>
            </w:r>
            <w:proofErr w:type="spellEnd"/>
            <w:r w:rsidRPr="0013566D">
              <w:rPr>
                <w:rStyle w:val="cf01"/>
                <w:rFonts w:ascii="Times New Roman" w:hAnsi="Times New Roman" w:cs="Times New Roman"/>
                <w:sz w:val="16"/>
                <w:szCs w:val="16"/>
              </w:rPr>
              <w:t xml:space="preserve"> uji </w:t>
            </w:r>
            <w:proofErr w:type="spellStart"/>
            <w:r w:rsidRPr="0013566D">
              <w:rPr>
                <w:rStyle w:val="cf01"/>
                <w:rFonts w:ascii="Times New Roman" w:hAnsi="Times New Roman" w:cs="Times New Roman"/>
                <w:sz w:val="16"/>
                <w:szCs w:val="16"/>
              </w:rPr>
              <w:t>laboratorium</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untuk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menilai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tingkat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kekerasan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berat</w:t>
            </w:r>
            <w:proofErr w:type="spellEnd"/>
            <w:r w:rsidRPr="0013566D">
              <w:rPr>
                <w:rStyle w:val="cf01"/>
                <w:rFonts w:ascii="Times New Roman" w:hAnsi="Times New Roman" w:cs="Times New Roman"/>
                <w:sz w:val="16"/>
                <w:szCs w:val="16"/>
              </w:rPr>
              <w:t xml:space="preserve"> dan total </w:t>
            </w:r>
            <w:proofErr w:type="spellStart"/>
            <w:r w:rsidRPr="0013566D">
              <w:rPr>
                <w:rStyle w:val="cf01"/>
                <w:rFonts w:ascii="Times New Roman" w:hAnsi="Times New Roman" w:cs="Times New Roman"/>
                <w:sz w:val="16"/>
                <w:szCs w:val="16"/>
              </w:rPr>
              <w:t>zat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terlarut</w:t>
            </w:r>
            <w:proofErr w:type="spellEnd"/>
            <w:r w:rsidRPr="0013566D">
              <w:rPr>
                <w:rStyle w:val="cf01"/>
                <w:rFonts w:ascii="Times New Roman" w:hAnsi="Times New Roman" w:cs="Times New Roman"/>
                <w:sz w:val="16"/>
                <w:szCs w:val="16"/>
              </w:rPr>
              <w:t xml:space="preserve">. Hasil </w:t>
            </w:r>
            <w:proofErr w:type="spellStart"/>
            <w:r w:rsidRPr="0013566D">
              <w:rPr>
                <w:rStyle w:val="cf01"/>
                <w:rFonts w:ascii="Times New Roman" w:hAnsi="Times New Roman" w:cs="Times New Roman"/>
                <w:sz w:val="16"/>
                <w:szCs w:val="16"/>
              </w:rPr>
              <w:t>penelitian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menunjukkan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bahwa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variabel</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berat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kualitas</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gambar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memiliki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hubungan</w:t>
            </w:r>
            <w:proofErr w:type="spellEnd"/>
            <w:r w:rsidRPr="0013566D">
              <w:rPr>
                <w:rStyle w:val="cf01"/>
                <w:rFonts w:ascii="Times New Roman" w:hAnsi="Times New Roman" w:cs="Times New Roman"/>
                <w:sz w:val="16"/>
                <w:szCs w:val="16"/>
              </w:rPr>
              <w:t xml:space="preserve"> sangat </w:t>
            </w:r>
            <w:proofErr w:type="spellStart"/>
            <w:r w:rsidRPr="0013566D">
              <w:rPr>
                <w:rStyle w:val="cf01"/>
                <w:rFonts w:ascii="Times New Roman" w:hAnsi="Times New Roman" w:cs="Times New Roman"/>
                <w:sz w:val="16"/>
                <w:szCs w:val="16"/>
              </w:rPr>
              <w:t>erat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sifat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fisik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w:t>
            </w:r>
            <w:proofErr w:type="spellStart"/>
            <w:proofErr w:type="gramStart"/>
            <w:r w:rsidRPr="0013566D">
              <w:rPr>
                <w:rStyle w:val="cf01"/>
                <w:rFonts w:ascii="Times New Roman" w:hAnsi="Times New Roman" w:cs="Times New Roman"/>
                <w:sz w:val="16"/>
                <w:szCs w:val="16"/>
              </w:rPr>
              <w:t>dimana</w:t>
            </w:r>
            <w:proofErr w:type="spellEnd"/>
            <w:r w:rsidRPr="0013566D">
              <w:rPr>
                <w:rStyle w:val="cf01"/>
                <w:rFonts w:ascii="Times New Roman" w:hAnsi="Times New Roman" w:cs="Times New Roman"/>
                <w:sz w:val="16"/>
                <w:szCs w:val="16"/>
              </w:rPr>
              <w:t>  (</w:t>
            </w:r>
            <w:proofErr w:type="gramEnd"/>
            <w:r w:rsidRPr="0013566D">
              <w:rPr>
                <w:rStyle w:val="cf01"/>
                <w:rFonts w:ascii="Times New Roman" w:hAnsi="Times New Roman" w:cs="Times New Roman"/>
                <w:sz w:val="16"/>
                <w:szCs w:val="16"/>
              </w:rPr>
              <w:t xml:space="preserve">R²)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hijau</w:t>
            </w:r>
            <w:proofErr w:type="spellEnd"/>
            <w:r w:rsidRPr="0013566D">
              <w:rPr>
                <w:rStyle w:val="cf01"/>
                <w:rFonts w:ascii="Times New Roman" w:hAnsi="Times New Roman" w:cs="Times New Roman"/>
                <w:sz w:val="16"/>
                <w:szCs w:val="16"/>
              </w:rPr>
              <w:t xml:space="preserve"> dan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merah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sebesar</w:t>
            </w:r>
            <w:proofErr w:type="spellEnd"/>
            <w:r w:rsidRPr="0013566D">
              <w:rPr>
                <w:rStyle w:val="cf01"/>
                <w:rFonts w:ascii="Times New Roman" w:hAnsi="Times New Roman" w:cs="Times New Roman"/>
                <w:sz w:val="16"/>
                <w:szCs w:val="16"/>
              </w:rPr>
              <w:t xml:space="preserve"> 0,903; 0,930. </w:t>
            </w:r>
            <w:proofErr w:type="spellStart"/>
            <w:r w:rsidRPr="0013566D">
              <w:rPr>
                <w:rStyle w:val="cf01"/>
                <w:rFonts w:ascii="Times New Roman" w:hAnsi="Times New Roman" w:cs="Times New Roman"/>
                <w:sz w:val="16"/>
                <w:szCs w:val="16"/>
              </w:rPr>
              <w:t>Variabel</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kualitas</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gambar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memiliki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hubungan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rendah</w:t>
            </w:r>
            <w:proofErr w:type="spellEnd"/>
            <w:r w:rsidRPr="0013566D">
              <w:rPr>
                <w:rStyle w:val="cf01"/>
                <w:rFonts w:ascii="Times New Roman" w:hAnsi="Times New Roman" w:cs="Times New Roman"/>
                <w:sz w:val="16"/>
                <w:szCs w:val="16"/>
              </w:rPr>
              <w:t xml:space="preserve"> dan sangat </w:t>
            </w:r>
            <w:proofErr w:type="spellStart"/>
            <w:r w:rsidRPr="0013566D">
              <w:rPr>
                <w:rStyle w:val="cf01"/>
                <w:rFonts w:ascii="Times New Roman" w:hAnsi="Times New Roman" w:cs="Times New Roman"/>
                <w:sz w:val="16"/>
                <w:szCs w:val="16"/>
              </w:rPr>
              <w:t>rendah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untuk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enam</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variabel</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kualitas</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gambar</w:t>
            </w:r>
            <w:proofErr w:type="spellEnd"/>
            <w:r w:rsidRPr="0013566D">
              <w:rPr>
                <w:rStyle w:val="cf01"/>
                <w:rFonts w:ascii="Times New Roman" w:hAnsi="Times New Roman" w:cs="Times New Roman"/>
                <w:sz w:val="16"/>
                <w:szCs w:val="16"/>
              </w:rPr>
              <w:t xml:space="preserve"> yang </w:t>
            </w:r>
            <w:proofErr w:type="spellStart"/>
            <w:r w:rsidRPr="0013566D">
              <w:rPr>
                <w:rStyle w:val="cf01"/>
                <w:rFonts w:ascii="Times New Roman" w:hAnsi="Times New Roman" w:cs="Times New Roman"/>
                <w:sz w:val="16"/>
                <w:szCs w:val="16"/>
              </w:rPr>
              <w:t>dihasilkan</w:t>
            </w:r>
            <w:proofErr w:type="spellEnd"/>
            <w:r w:rsidRPr="0013566D">
              <w:rPr>
                <w:rStyle w:val="cf01"/>
                <w:rFonts w:ascii="Times New Roman" w:hAnsi="Times New Roman" w:cs="Times New Roman"/>
                <w:sz w:val="16"/>
                <w:szCs w:val="16"/>
              </w:rPr>
              <w:t xml:space="preserve"> oleh (R²)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hijau</w:t>
            </w:r>
            <w:proofErr w:type="spellEnd"/>
            <w:r w:rsidRPr="0013566D">
              <w:rPr>
                <w:rStyle w:val="cf01"/>
                <w:rFonts w:ascii="Times New Roman" w:hAnsi="Times New Roman" w:cs="Times New Roman"/>
                <w:sz w:val="16"/>
                <w:szCs w:val="16"/>
              </w:rPr>
              <w:t xml:space="preserve"> dan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merah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sebesar</w:t>
            </w:r>
            <w:proofErr w:type="spellEnd"/>
            <w:r w:rsidRPr="0013566D">
              <w:rPr>
                <w:rStyle w:val="cf01"/>
                <w:rFonts w:ascii="Times New Roman" w:hAnsi="Times New Roman" w:cs="Times New Roman"/>
                <w:sz w:val="16"/>
                <w:szCs w:val="16"/>
              </w:rPr>
              <w:t xml:space="preserve"> 0,384; 0,015. Total </w:t>
            </w:r>
            <w:proofErr w:type="spellStart"/>
            <w:r w:rsidRPr="0013566D">
              <w:rPr>
                <w:rStyle w:val="cf01"/>
                <w:rFonts w:ascii="Times New Roman" w:hAnsi="Times New Roman" w:cs="Times New Roman"/>
                <w:sz w:val="16"/>
                <w:szCs w:val="16"/>
              </w:rPr>
              <w:t>zat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terlarut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memiliki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hubungan</w:t>
            </w:r>
            <w:proofErr w:type="spellEnd"/>
            <w:r w:rsidRPr="0013566D">
              <w:rPr>
                <w:rStyle w:val="cf01"/>
                <w:rFonts w:ascii="Times New Roman" w:hAnsi="Times New Roman" w:cs="Times New Roman"/>
                <w:sz w:val="16"/>
                <w:szCs w:val="16"/>
              </w:rPr>
              <w:t xml:space="preserve"> yang sangat </w:t>
            </w:r>
            <w:proofErr w:type="spellStart"/>
            <w:r w:rsidRPr="0013566D">
              <w:rPr>
                <w:rStyle w:val="cf01"/>
                <w:rFonts w:ascii="Times New Roman" w:hAnsi="Times New Roman" w:cs="Times New Roman"/>
                <w:sz w:val="16"/>
                <w:szCs w:val="16"/>
              </w:rPr>
              <w:t>rendah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enam</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variabel</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kualitas</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gambar</w:t>
            </w:r>
            <w:proofErr w:type="spellEnd"/>
            <w:r w:rsidRPr="0013566D">
              <w:rPr>
                <w:rStyle w:val="cf01"/>
                <w:rFonts w:ascii="Times New Roman" w:hAnsi="Times New Roman" w:cs="Times New Roman"/>
                <w:sz w:val="16"/>
                <w:szCs w:val="16"/>
              </w:rPr>
              <w:t xml:space="preserve"> yang </w:t>
            </w:r>
            <w:proofErr w:type="spellStart"/>
            <w:r w:rsidRPr="0013566D">
              <w:rPr>
                <w:rStyle w:val="cf01"/>
                <w:rFonts w:ascii="Times New Roman" w:hAnsi="Times New Roman" w:cs="Times New Roman"/>
                <w:sz w:val="16"/>
                <w:szCs w:val="16"/>
              </w:rPr>
              <w:t>dihasilkan</w:t>
            </w:r>
            <w:proofErr w:type="spellEnd"/>
            <w:r w:rsidRPr="0013566D">
              <w:rPr>
                <w:rStyle w:val="cf01"/>
                <w:rFonts w:ascii="Times New Roman" w:hAnsi="Times New Roman" w:cs="Times New Roman"/>
                <w:sz w:val="16"/>
                <w:szCs w:val="16"/>
              </w:rPr>
              <w:t xml:space="preserve"> oleh (R²) </w:t>
            </w:r>
            <w:proofErr w:type="spellStart"/>
            <w:r w:rsidRPr="0013566D">
              <w:rPr>
                <w:rStyle w:val="cf01"/>
                <w:rFonts w:ascii="Times New Roman" w:hAnsi="Times New Roman" w:cs="Times New Roman"/>
                <w:sz w:val="16"/>
                <w:szCs w:val="16"/>
              </w:rPr>
              <w:t>kurang</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dari</w:t>
            </w:r>
            <w:proofErr w:type="spellEnd"/>
            <w:r w:rsidRPr="0013566D">
              <w:rPr>
                <w:rStyle w:val="cf01"/>
                <w:rFonts w:ascii="Times New Roman" w:hAnsi="Times New Roman" w:cs="Times New Roman"/>
                <w:sz w:val="16"/>
                <w:szCs w:val="16"/>
              </w:rPr>
              <w:t xml:space="preserve"> 0,187 </w:t>
            </w:r>
            <w:proofErr w:type="spellStart"/>
            <w:r w:rsidRPr="0013566D">
              <w:rPr>
                <w:rStyle w:val="cf01"/>
                <w:rFonts w:ascii="Times New Roman" w:hAnsi="Times New Roman" w:cs="Times New Roman"/>
                <w:sz w:val="16"/>
                <w:szCs w:val="16"/>
              </w:rPr>
              <w:t>dari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hijau</w:t>
            </w:r>
            <w:proofErr w:type="spellEnd"/>
            <w:r w:rsidRPr="0013566D">
              <w:rPr>
                <w:rStyle w:val="cf01"/>
                <w:rFonts w:ascii="Times New Roman" w:hAnsi="Times New Roman" w:cs="Times New Roman"/>
                <w:sz w:val="16"/>
                <w:szCs w:val="16"/>
              </w:rPr>
              <w:t xml:space="preserve"> dan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w:t>
            </w:r>
            <w:proofErr w:type="spellStart"/>
            <w:proofErr w:type="gramStart"/>
            <w:r w:rsidRPr="0013566D">
              <w:rPr>
                <w:rStyle w:val="cf01"/>
                <w:rFonts w:ascii="Times New Roman" w:hAnsi="Times New Roman" w:cs="Times New Roman"/>
                <w:sz w:val="16"/>
                <w:szCs w:val="16"/>
              </w:rPr>
              <w:t>merah</w:t>
            </w:r>
            <w:proofErr w:type="spellEnd"/>
            <w:r w:rsidRPr="0013566D">
              <w:rPr>
                <w:rStyle w:val="cf01"/>
                <w:rFonts w:ascii="Times New Roman" w:hAnsi="Times New Roman" w:cs="Times New Roman"/>
                <w:sz w:val="16"/>
                <w:szCs w:val="16"/>
              </w:rPr>
              <w:t>(</w:t>
            </w:r>
            <w:proofErr w:type="spellStart"/>
            <w:proofErr w:type="gramEnd"/>
            <w:r w:rsidRPr="0013566D">
              <w:rPr>
                <w:rStyle w:val="cf01"/>
                <w:rFonts w:ascii="Times New Roman" w:hAnsi="Times New Roman" w:cs="Times New Roman"/>
                <w:sz w:val="16"/>
                <w:szCs w:val="16"/>
              </w:rPr>
              <w:t>Sholeha</w:t>
            </w:r>
            <w:proofErr w:type="spellEnd"/>
            <w:r w:rsidRPr="0013566D">
              <w:rPr>
                <w:rStyle w:val="cf01"/>
                <w:rFonts w:ascii="Times New Roman" w:hAnsi="Times New Roman" w:cs="Times New Roman"/>
                <w:sz w:val="16"/>
                <w:szCs w:val="16"/>
              </w:rPr>
              <w:t>, 2015, p. 59).</w:t>
            </w:r>
          </w:p>
        </w:tc>
        <w:tc>
          <w:tcPr>
            <w:tcW w:w="1555" w:type="dxa"/>
          </w:tcPr>
          <w:p w14:paraId="462239F5" w14:textId="7F76C0F3" w:rsidR="00B83C1C" w:rsidRPr="0013566D" w:rsidRDefault="00454946" w:rsidP="00F54E9C">
            <w:pPr>
              <w:rPr>
                <w:sz w:val="16"/>
                <w:szCs w:val="16"/>
                <w:lang w:val="id-ID"/>
              </w:rPr>
            </w:pPr>
            <w:proofErr w:type="spellStart"/>
            <w:r w:rsidRPr="0013566D">
              <w:rPr>
                <w:rStyle w:val="cf01"/>
                <w:rFonts w:ascii="Times New Roman" w:hAnsi="Times New Roman" w:cs="Times New Roman"/>
                <w:sz w:val="16"/>
                <w:szCs w:val="16"/>
              </w:rPr>
              <w:t>Penelitian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ini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menggunakan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bahan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telur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bebek</w:t>
            </w:r>
            <w:proofErr w:type="spellEnd"/>
            <w:r w:rsidRPr="0013566D">
              <w:rPr>
                <w:rStyle w:val="cf01"/>
                <w:rFonts w:ascii="Times New Roman" w:hAnsi="Times New Roman" w:cs="Times New Roman"/>
                <w:sz w:val="16"/>
                <w:szCs w:val="16"/>
              </w:rPr>
              <w:t xml:space="preserve"> dan Main Vision dan Data </w:t>
            </w:r>
            <w:proofErr w:type="spellStart"/>
            <w:r w:rsidRPr="0013566D">
              <w:rPr>
                <w:rStyle w:val="cf01"/>
                <w:rFonts w:ascii="Times New Roman" w:hAnsi="Times New Roman" w:cs="Times New Roman"/>
                <w:sz w:val="16"/>
                <w:szCs w:val="16"/>
              </w:rPr>
              <w:t>Akuisisi</w:t>
            </w:r>
            <w:proofErr w:type="spellEnd"/>
            <w:r w:rsidRPr="0013566D">
              <w:rPr>
                <w:rStyle w:val="cf01"/>
                <w:rFonts w:ascii="Times New Roman" w:hAnsi="Times New Roman" w:cs="Times New Roman"/>
                <w:sz w:val="16"/>
                <w:szCs w:val="16"/>
              </w:rPr>
              <w:t xml:space="preserve">. Alat </w:t>
            </w:r>
            <w:proofErr w:type="spellStart"/>
            <w:r w:rsidRPr="0013566D">
              <w:rPr>
                <w:rStyle w:val="cf01"/>
                <w:rFonts w:ascii="Times New Roman" w:hAnsi="Times New Roman" w:cs="Times New Roman"/>
                <w:sz w:val="16"/>
                <w:szCs w:val="16"/>
              </w:rPr>
              <w:t>tersebut</w:t>
            </w:r>
            <w:proofErr w:type="spellEnd"/>
            <w:r w:rsidRPr="0013566D">
              <w:rPr>
                <w:rStyle w:val="cf01"/>
                <w:rFonts w:ascii="Times New Roman" w:hAnsi="Times New Roman" w:cs="Times New Roman"/>
                <w:sz w:val="16"/>
                <w:szCs w:val="16"/>
              </w:rPr>
              <w:t xml:space="preserve">, para </w:t>
            </w:r>
            <w:proofErr w:type="spellStart"/>
            <w:r w:rsidRPr="0013566D">
              <w:rPr>
                <w:rStyle w:val="cf01"/>
                <w:rFonts w:ascii="Times New Roman" w:hAnsi="Times New Roman" w:cs="Times New Roman"/>
                <w:sz w:val="16"/>
                <w:szCs w:val="16"/>
              </w:rPr>
              <w:t>peneliti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mendasar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dalam</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satu</w:t>
            </w:r>
            <w:proofErr w:type="spellEnd"/>
            <w:r w:rsidRPr="0013566D">
              <w:rPr>
                <w:rStyle w:val="cf01"/>
                <w:rFonts w:ascii="Times New Roman" w:hAnsi="Times New Roman" w:cs="Times New Roman"/>
                <w:sz w:val="16"/>
                <w:szCs w:val="16"/>
              </w:rPr>
              <w:t xml:space="preserve"> model, yang </w:t>
            </w:r>
            <w:proofErr w:type="spellStart"/>
            <w:r w:rsidRPr="0013566D">
              <w:rPr>
                <w:rStyle w:val="cf01"/>
                <w:rFonts w:ascii="Times New Roman" w:hAnsi="Times New Roman" w:cs="Times New Roman"/>
                <w:sz w:val="16"/>
                <w:szCs w:val="16"/>
              </w:rPr>
              <w:t>dihubungkan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satu</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sama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lainnya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sehingga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menghasilkan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mesin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deteksi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Secara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alami</w:t>
            </w:r>
            <w:proofErr w:type="spellEnd"/>
            <w:r w:rsidRPr="0013566D">
              <w:rPr>
                <w:rStyle w:val="cf01"/>
                <w:rFonts w:ascii="Times New Roman" w:hAnsi="Times New Roman" w:cs="Times New Roman"/>
                <w:sz w:val="16"/>
                <w:szCs w:val="16"/>
              </w:rPr>
              <w:t xml:space="preserve"> </w:t>
            </w:r>
            <w:proofErr w:type="spellStart"/>
            <w:proofErr w:type="gramStart"/>
            <w:r w:rsidRPr="0013566D">
              <w:rPr>
                <w:rStyle w:val="cf01"/>
                <w:rFonts w:ascii="Times New Roman" w:hAnsi="Times New Roman" w:cs="Times New Roman"/>
                <w:sz w:val="16"/>
                <w:szCs w:val="16"/>
              </w:rPr>
              <w:t>kualitas</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telur</w:t>
            </w:r>
            <w:proofErr w:type="spellEnd"/>
            <w:proofErr w:type="gram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bebek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menurut</w:t>
            </w:r>
            <w:proofErr w:type="spellEnd"/>
            <w:r w:rsidRPr="0013566D">
              <w:rPr>
                <w:rStyle w:val="cf01"/>
                <w:rFonts w:ascii="Times New Roman" w:hAnsi="Times New Roman" w:cs="Times New Roman"/>
                <w:sz w:val="16"/>
                <w:szCs w:val="16"/>
              </w:rPr>
              <w:t xml:space="preserve"> para </w:t>
            </w:r>
            <w:proofErr w:type="spellStart"/>
            <w:r w:rsidRPr="0013566D">
              <w:rPr>
                <w:rStyle w:val="cf01"/>
                <w:rFonts w:ascii="Times New Roman" w:hAnsi="Times New Roman" w:cs="Times New Roman"/>
                <w:sz w:val="16"/>
                <w:szCs w:val="16"/>
              </w:rPr>
              <w:t>penelitian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dapat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dibedakan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berdasarkan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bentuk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fisik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warna</w:t>
            </w:r>
            <w:proofErr w:type="spellEnd"/>
            <w:r w:rsidRPr="0013566D">
              <w:rPr>
                <w:rStyle w:val="cf01"/>
                <w:rFonts w:ascii="Times New Roman" w:hAnsi="Times New Roman" w:cs="Times New Roman"/>
                <w:sz w:val="16"/>
                <w:szCs w:val="16"/>
              </w:rPr>
              <w:t xml:space="preserve">, aroma </w:t>
            </w:r>
            <w:proofErr w:type="spellStart"/>
            <w:r w:rsidRPr="0013566D">
              <w:rPr>
                <w:rStyle w:val="cf01"/>
                <w:rFonts w:ascii="Times New Roman" w:hAnsi="Times New Roman" w:cs="Times New Roman"/>
                <w:sz w:val="16"/>
                <w:szCs w:val="16"/>
              </w:rPr>
              <w:t>telur</w:t>
            </w:r>
            <w:proofErr w:type="spellEnd"/>
            <w:r w:rsidRPr="0013566D">
              <w:rPr>
                <w:rStyle w:val="cf01"/>
                <w:rFonts w:ascii="Times New Roman" w:hAnsi="Times New Roman" w:cs="Times New Roman"/>
                <w:sz w:val="16"/>
                <w:szCs w:val="16"/>
              </w:rPr>
              <w:t xml:space="preserve"> dan </w:t>
            </w:r>
            <w:proofErr w:type="spellStart"/>
            <w:r w:rsidRPr="0013566D">
              <w:rPr>
                <w:rStyle w:val="cf01"/>
                <w:rFonts w:ascii="Times New Roman" w:hAnsi="Times New Roman" w:cs="Times New Roman"/>
                <w:sz w:val="16"/>
                <w:szCs w:val="16"/>
              </w:rPr>
              <w:t>lainnya</w:t>
            </w:r>
            <w:proofErr w:type="spellEnd"/>
            <w:r w:rsidRPr="0013566D">
              <w:rPr>
                <w:rStyle w:val="cf01"/>
                <w:rFonts w:ascii="Times New Roman" w:hAnsi="Times New Roman" w:cs="Times New Roman"/>
                <w:sz w:val="16"/>
                <w:szCs w:val="16"/>
              </w:rPr>
              <w:t>(</w:t>
            </w:r>
            <w:proofErr w:type="spellStart"/>
            <w:r w:rsidRPr="0013566D">
              <w:rPr>
                <w:rStyle w:val="cf01"/>
                <w:rFonts w:ascii="Times New Roman" w:hAnsi="Times New Roman" w:cs="Times New Roman"/>
                <w:sz w:val="16"/>
                <w:szCs w:val="16"/>
              </w:rPr>
              <w:t>Nuralam</w:t>
            </w:r>
            <w:proofErr w:type="spellEnd"/>
            <w:r w:rsidRPr="0013566D">
              <w:rPr>
                <w:rStyle w:val="cf01"/>
                <w:rFonts w:ascii="Times New Roman" w:hAnsi="Times New Roman" w:cs="Times New Roman"/>
                <w:sz w:val="16"/>
                <w:szCs w:val="16"/>
              </w:rPr>
              <w:t>, 2020, p. 286).</w:t>
            </w:r>
            <w:r w:rsidR="00E76C10" w:rsidRPr="0013566D">
              <w:rPr>
                <w:rStyle w:val="cf01"/>
                <w:rFonts w:ascii="Times New Roman" w:hAnsi="Times New Roman" w:cs="Times New Roman"/>
                <w:sz w:val="16"/>
                <w:szCs w:val="16"/>
              </w:rPr>
              <w:t xml:space="preserve"> Hasil </w:t>
            </w:r>
            <w:proofErr w:type="spellStart"/>
            <w:r w:rsidR="00E76C10" w:rsidRPr="0013566D">
              <w:rPr>
                <w:rStyle w:val="cf01"/>
                <w:rFonts w:ascii="Times New Roman" w:hAnsi="Times New Roman" w:cs="Times New Roman"/>
                <w:sz w:val="16"/>
                <w:szCs w:val="16"/>
              </w:rPr>
              <w:t>penelitian</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ini</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menunjukkan</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bahwa</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mesin</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miniatur</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pemilah</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kualitas</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telur</w:t>
            </w:r>
            <w:proofErr w:type="spellEnd"/>
            <w:r w:rsidR="00E76C10" w:rsidRPr="0013566D">
              <w:rPr>
                <w:rStyle w:val="cf01"/>
                <w:rFonts w:ascii="Times New Roman" w:hAnsi="Times New Roman" w:cs="Times New Roman"/>
                <w:sz w:val="16"/>
                <w:szCs w:val="16"/>
              </w:rPr>
              <w:t xml:space="preserve"> yang </w:t>
            </w:r>
            <w:proofErr w:type="spellStart"/>
            <w:r w:rsidR="00E76C10" w:rsidRPr="0013566D">
              <w:rPr>
                <w:rStyle w:val="cf01"/>
                <w:rFonts w:ascii="Times New Roman" w:hAnsi="Times New Roman" w:cs="Times New Roman"/>
                <w:sz w:val="16"/>
                <w:szCs w:val="16"/>
              </w:rPr>
              <w:t>berbasis</w:t>
            </w:r>
            <w:proofErr w:type="spellEnd"/>
            <w:r w:rsidR="00E76C10" w:rsidRPr="0013566D">
              <w:rPr>
                <w:rStyle w:val="cf01"/>
                <w:rFonts w:ascii="Times New Roman" w:hAnsi="Times New Roman" w:cs="Times New Roman"/>
                <w:sz w:val="16"/>
                <w:szCs w:val="16"/>
              </w:rPr>
              <w:t xml:space="preserve"> </w:t>
            </w:r>
            <w:r w:rsidR="00E76C10" w:rsidRPr="0013566D">
              <w:rPr>
                <w:rStyle w:val="cf21"/>
                <w:rFonts w:ascii="Times New Roman" w:hAnsi="Times New Roman" w:cs="Times New Roman"/>
                <w:sz w:val="16"/>
                <w:szCs w:val="16"/>
              </w:rPr>
              <w:t>image processing</w:t>
            </w:r>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dapat</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digunakan</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memilih</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telur</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bebek</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berkualitas</w:t>
            </w:r>
            <w:proofErr w:type="spellEnd"/>
            <w:r w:rsidR="00E76C10" w:rsidRPr="0013566D">
              <w:rPr>
                <w:rStyle w:val="cf01"/>
                <w:rFonts w:ascii="Times New Roman" w:hAnsi="Times New Roman" w:cs="Times New Roman"/>
                <w:sz w:val="16"/>
                <w:szCs w:val="16"/>
              </w:rPr>
              <w:t xml:space="preserve">. Cara </w:t>
            </w:r>
            <w:proofErr w:type="spellStart"/>
            <w:r w:rsidR="00E76C10" w:rsidRPr="0013566D">
              <w:rPr>
                <w:rStyle w:val="cf01"/>
                <w:rFonts w:ascii="Times New Roman" w:hAnsi="Times New Roman" w:cs="Times New Roman"/>
                <w:sz w:val="16"/>
                <w:szCs w:val="16"/>
              </w:rPr>
              <w:t>kerjanya</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mesin</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miniatur</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pemilah</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kualitas</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telur</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mendeteksi</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kondisi</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tingkat</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keutuhan</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kuning</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telur</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kuning</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telur</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tidak</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tercampur</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putih</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telur</w:t>
            </w:r>
            <w:proofErr w:type="spellEnd"/>
            <w:r w:rsidR="00E76C10" w:rsidRPr="0013566D">
              <w:rPr>
                <w:rStyle w:val="cf01"/>
                <w:rFonts w:ascii="Times New Roman" w:hAnsi="Times New Roman" w:cs="Times New Roman"/>
                <w:sz w:val="16"/>
                <w:szCs w:val="16"/>
              </w:rPr>
              <w:t xml:space="preserve"> dan </w:t>
            </w:r>
            <w:proofErr w:type="spellStart"/>
            <w:r w:rsidR="00E76C10" w:rsidRPr="0013566D">
              <w:rPr>
                <w:rStyle w:val="cf01"/>
                <w:rFonts w:ascii="Times New Roman" w:hAnsi="Times New Roman" w:cs="Times New Roman"/>
                <w:sz w:val="16"/>
                <w:szCs w:val="16"/>
              </w:rPr>
              <w:t>tidak</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ada</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pembusukan</w:t>
            </w:r>
            <w:proofErr w:type="spellEnd"/>
            <w:r w:rsidR="00E76C10" w:rsidRPr="0013566D">
              <w:rPr>
                <w:rStyle w:val="cf01"/>
                <w:rFonts w:ascii="Times New Roman" w:hAnsi="Times New Roman" w:cs="Times New Roman"/>
                <w:sz w:val="16"/>
                <w:szCs w:val="16"/>
              </w:rPr>
              <w:t xml:space="preserve"> pada </w:t>
            </w:r>
            <w:proofErr w:type="spellStart"/>
            <w:r w:rsidR="00E76C10" w:rsidRPr="0013566D">
              <w:rPr>
                <w:rStyle w:val="cf01"/>
                <w:rFonts w:ascii="Times New Roman" w:hAnsi="Times New Roman" w:cs="Times New Roman"/>
                <w:sz w:val="16"/>
                <w:szCs w:val="16"/>
              </w:rPr>
              <w:t>telur</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atau</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telur</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telah</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memiliki</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embrio</w:t>
            </w:r>
            <w:proofErr w:type="spellEnd"/>
            <w:r w:rsidR="00E76C10" w:rsidRPr="0013566D">
              <w:rPr>
                <w:rStyle w:val="cf01"/>
                <w:rFonts w:ascii="Times New Roman" w:hAnsi="Times New Roman" w:cs="Times New Roman"/>
                <w:sz w:val="16"/>
                <w:szCs w:val="16"/>
              </w:rPr>
              <w:t xml:space="preserve">. Maka </w:t>
            </w:r>
            <w:proofErr w:type="spellStart"/>
            <w:r w:rsidR="00E76C10" w:rsidRPr="0013566D">
              <w:rPr>
                <w:rStyle w:val="cf01"/>
                <w:rFonts w:ascii="Times New Roman" w:hAnsi="Times New Roman" w:cs="Times New Roman"/>
                <w:sz w:val="16"/>
                <w:szCs w:val="16"/>
              </w:rPr>
              <w:t>dengan</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demikian</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dari</w:t>
            </w:r>
            <w:proofErr w:type="spellEnd"/>
            <w:r w:rsidR="00E76C10" w:rsidRPr="0013566D">
              <w:rPr>
                <w:rStyle w:val="cf01"/>
                <w:rFonts w:ascii="Times New Roman" w:hAnsi="Times New Roman" w:cs="Times New Roman"/>
                <w:sz w:val="16"/>
                <w:szCs w:val="16"/>
              </w:rPr>
              <w:t xml:space="preserve"> parameter </w:t>
            </w:r>
            <w:proofErr w:type="spellStart"/>
            <w:r w:rsidR="00E76C10" w:rsidRPr="0013566D">
              <w:rPr>
                <w:rStyle w:val="cf01"/>
                <w:rFonts w:ascii="Times New Roman" w:hAnsi="Times New Roman" w:cs="Times New Roman"/>
                <w:sz w:val="16"/>
                <w:szCs w:val="16"/>
              </w:rPr>
              <w:t>tersebut</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dapat</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ditentukan</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kualitas</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telur</w:t>
            </w:r>
            <w:proofErr w:type="spellEnd"/>
            <w:r w:rsidR="00E76C10" w:rsidRPr="0013566D">
              <w:rPr>
                <w:rStyle w:val="cf01"/>
                <w:rFonts w:ascii="Times New Roman" w:hAnsi="Times New Roman" w:cs="Times New Roman"/>
                <w:sz w:val="16"/>
                <w:szCs w:val="16"/>
              </w:rPr>
              <w:t xml:space="preserve"> </w:t>
            </w:r>
            <w:proofErr w:type="spellStart"/>
            <w:r w:rsidR="00E76C10" w:rsidRPr="0013566D">
              <w:rPr>
                <w:rStyle w:val="cf01"/>
                <w:rFonts w:ascii="Times New Roman" w:hAnsi="Times New Roman" w:cs="Times New Roman"/>
                <w:sz w:val="16"/>
                <w:szCs w:val="16"/>
              </w:rPr>
              <w:t>baik</w:t>
            </w:r>
            <w:proofErr w:type="spellEnd"/>
            <w:r w:rsidR="00E76C10" w:rsidRPr="0013566D">
              <w:rPr>
                <w:rStyle w:val="cf01"/>
                <w:rFonts w:ascii="Times New Roman" w:hAnsi="Times New Roman" w:cs="Times New Roman"/>
                <w:sz w:val="16"/>
                <w:szCs w:val="16"/>
              </w:rPr>
              <w:t xml:space="preserve"> dan </w:t>
            </w:r>
            <w:proofErr w:type="spellStart"/>
            <w:r w:rsidR="00E76C10" w:rsidRPr="0013566D">
              <w:rPr>
                <w:rStyle w:val="cf01"/>
                <w:rFonts w:ascii="Times New Roman" w:hAnsi="Times New Roman" w:cs="Times New Roman"/>
                <w:sz w:val="16"/>
                <w:szCs w:val="16"/>
              </w:rPr>
              <w:t>kualitas</w:t>
            </w:r>
            <w:proofErr w:type="spellEnd"/>
            <w:r w:rsidR="00E76C10" w:rsidRPr="0013566D">
              <w:rPr>
                <w:rStyle w:val="cf01"/>
                <w:rFonts w:ascii="Times New Roman" w:hAnsi="Times New Roman" w:cs="Times New Roman"/>
                <w:sz w:val="16"/>
                <w:szCs w:val="16"/>
              </w:rPr>
              <w:t xml:space="preserve"> </w:t>
            </w:r>
            <w:proofErr w:type="spellStart"/>
            <w:proofErr w:type="gramStart"/>
            <w:r w:rsidR="00E76C10" w:rsidRPr="0013566D">
              <w:rPr>
                <w:rStyle w:val="cf01"/>
                <w:rFonts w:ascii="Times New Roman" w:hAnsi="Times New Roman" w:cs="Times New Roman"/>
                <w:sz w:val="16"/>
                <w:szCs w:val="16"/>
              </w:rPr>
              <w:t>buruk</w:t>
            </w:r>
            <w:proofErr w:type="spellEnd"/>
            <w:r w:rsidR="00E76C10" w:rsidRPr="0013566D">
              <w:rPr>
                <w:rStyle w:val="cf01"/>
                <w:rFonts w:ascii="Times New Roman" w:hAnsi="Times New Roman" w:cs="Times New Roman"/>
                <w:sz w:val="16"/>
                <w:szCs w:val="16"/>
              </w:rPr>
              <w:t>(</w:t>
            </w:r>
            <w:proofErr w:type="spellStart"/>
            <w:proofErr w:type="gramEnd"/>
            <w:r w:rsidR="00E76C10" w:rsidRPr="0013566D">
              <w:rPr>
                <w:rStyle w:val="cf01"/>
                <w:rFonts w:ascii="Times New Roman" w:hAnsi="Times New Roman" w:cs="Times New Roman"/>
                <w:sz w:val="16"/>
                <w:szCs w:val="16"/>
              </w:rPr>
              <w:t>Nuralam</w:t>
            </w:r>
            <w:proofErr w:type="spellEnd"/>
            <w:r w:rsidR="00E76C10" w:rsidRPr="0013566D">
              <w:rPr>
                <w:rStyle w:val="cf01"/>
                <w:rFonts w:ascii="Times New Roman" w:hAnsi="Times New Roman" w:cs="Times New Roman"/>
                <w:sz w:val="16"/>
                <w:szCs w:val="16"/>
              </w:rPr>
              <w:t>, 2020, p. 288).</w:t>
            </w:r>
          </w:p>
        </w:tc>
        <w:tc>
          <w:tcPr>
            <w:tcW w:w="1229" w:type="dxa"/>
          </w:tcPr>
          <w:p w14:paraId="7CF71A14" w14:textId="72231BCC" w:rsidR="009276E4" w:rsidRPr="0013566D" w:rsidRDefault="009276E4" w:rsidP="00F54E9C">
            <w:pPr>
              <w:pStyle w:val="pf0"/>
              <w:rPr>
                <w:sz w:val="16"/>
                <w:szCs w:val="16"/>
              </w:rPr>
            </w:pPr>
            <w:proofErr w:type="spellStart"/>
            <w:proofErr w:type="gramStart"/>
            <w:r w:rsidRPr="0013566D">
              <w:rPr>
                <w:rStyle w:val="cf01"/>
                <w:rFonts w:ascii="Times New Roman" w:hAnsi="Times New Roman" w:cs="Times New Roman"/>
                <w:sz w:val="16"/>
                <w:szCs w:val="16"/>
              </w:rPr>
              <w:t>Pertama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peneliti</w:t>
            </w:r>
            <w:r w:rsidR="00024534" w:rsidRPr="0013566D">
              <w:rPr>
                <w:rStyle w:val="cf01"/>
                <w:rFonts w:ascii="Times New Roman" w:hAnsi="Times New Roman" w:cs="Times New Roman"/>
                <w:sz w:val="16"/>
                <w:szCs w:val="16"/>
              </w:rPr>
              <w:t>an</w:t>
            </w:r>
            <w:proofErr w:type="spellEnd"/>
            <w:proofErr w:type="gramEnd"/>
            <w:r w:rsidR="00024534" w:rsidRPr="0013566D">
              <w:rPr>
                <w:rStyle w:val="cf01"/>
                <w:rFonts w:ascii="Times New Roman" w:hAnsi="Times New Roman" w:cs="Times New Roman"/>
                <w:sz w:val="16"/>
                <w:szCs w:val="16"/>
              </w:rPr>
              <w:t xml:space="preserve"> </w:t>
            </w:r>
            <w:proofErr w:type="spellStart"/>
            <w:r w:rsidR="00024534" w:rsidRPr="0013566D">
              <w:rPr>
                <w:rStyle w:val="cf01"/>
                <w:rFonts w:ascii="Times New Roman" w:hAnsi="Times New Roman" w:cs="Times New Roman"/>
                <w:sz w:val="16"/>
                <w:szCs w:val="16"/>
              </w:rPr>
              <w:t>ini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menggunakan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algoritma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mengganti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tulang</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punggung</w:t>
            </w:r>
            <w:proofErr w:type="spellEnd"/>
            <w:r w:rsidRPr="0013566D">
              <w:rPr>
                <w:rStyle w:val="cf01"/>
                <w:rFonts w:ascii="Times New Roman" w:hAnsi="Times New Roman" w:cs="Times New Roman"/>
                <w:sz w:val="16"/>
                <w:szCs w:val="16"/>
              </w:rPr>
              <w:t xml:space="preserve">  YOLOv5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model </w:t>
            </w:r>
            <w:r w:rsidRPr="0013566D">
              <w:rPr>
                <w:rStyle w:val="cf21"/>
                <w:rFonts w:ascii="Times New Roman" w:hAnsi="Times New Roman" w:cs="Times New Roman"/>
                <w:sz w:val="16"/>
                <w:szCs w:val="16"/>
              </w:rPr>
              <w:t xml:space="preserve">down sampling </w:t>
            </w:r>
            <w:proofErr w:type="spellStart"/>
            <w:r w:rsidRPr="0013566D">
              <w:rPr>
                <w:rStyle w:val="cf01"/>
                <w:rFonts w:ascii="Times New Roman" w:hAnsi="Times New Roman" w:cs="Times New Roman"/>
                <w:sz w:val="16"/>
                <w:szCs w:val="16"/>
              </w:rPr>
              <w:t>ringan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terdiri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dari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empat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grup</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yakni</w:t>
            </w:r>
            <w:proofErr w:type="spellEnd"/>
            <w:r w:rsidRPr="0013566D">
              <w:rPr>
                <w:rStyle w:val="cf01"/>
                <w:rFonts w:ascii="Times New Roman" w:hAnsi="Times New Roman" w:cs="Times New Roman"/>
                <w:sz w:val="16"/>
                <w:szCs w:val="16"/>
              </w:rPr>
              <w:t xml:space="preserve">  Ghost Conv dan Ghost Bottleneck </w:t>
            </w:r>
            <w:proofErr w:type="spellStart"/>
            <w:r w:rsidRPr="0013566D">
              <w:rPr>
                <w:rStyle w:val="cf01"/>
                <w:rFonts w:ascii="Times New Roman" w:hAnsi="Times New Roman" w:cs="Times New Roman"/>
                <w:sz w:val="16"/>
                <w:szCs w:val="16"/>
              </w:rPr>
              <w:t>untuk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mengurangi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ukuran</w:t>
            </w:r>
            <w:proofErr w:type="spellEnd"/>
            <w:r w:rsidRPr="0013566D">
              <w:rPr>
                <w:rStyle w:val="cf01"/>
                <w:rFonts w:ascii="Times New Roman" w:hAnsi="Times New Roman" w:cs="Times New Roman"/>
                <w:sz w:val="16"/>
                <w:szCs w:val="16"/>
              </w:rPr>
              <w:t xml:space="preserve"> model dan </w:t>
            </w:r>
            <w:proofErr w:type="spellStart"/>
            <w:r w:rsidRPr="0013566D">
              <w:rPr>
                <w:rStyle w:val="cf01"/>
                <w:rFonts w:ascii="Times New Roman" w:hAnsi="Times New Roman" w:cs="Times New Roman"/>
                <w:sz w:val="16"/>
                <w:szCs w:val="16"/>
              </w:rPr>
              <w:t>menambahkan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modul</w:t>
            </w:r>
            <w:proofErr w:type="spellEnd"/>
            <w:r w:rsidRPr="0013566D">
              <w:rPr>
                <w:rStyle w:val="cf01"/>
                <w:rFonts w:ascii="Times New Roman" w:hAnsi="Times New Roman" w:cs="Times New Roman"/>
                <w:sz w:val="16"/>
                <w:szCs w:val="16"/>
              </w:rPr>
              <w:t xml:space="preserve"> SimAM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maksud</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untuk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meningkatkan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akurasi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deteksi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setelah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setiap</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peta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fitur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skala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Kedua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struktur</w:t>
            </w:r>
            <w:proofErr w:type="spellEnd"/>
            <w:r w:rsidRPr="0013566D">
              <w:rPr>
                <w:rStyle w:val="cf01"/>
                <w:rFonts w:ascii="Times New Roman" w:hAnsi="Times New Roman" w:cs="Times New Roman"/>
                <w:sz w:val="16"/>
                <w:szCs w:val="16"/>
              </w:rPr>
              <w:t xml:space="preserve"> </w:t>
            </w:r>
            <w:proofErr w:type="spellStart"/>
            <w:proofErr w:type="gramStart"/>
            <w:r w:rsidRPr="0013566D">
              <w:rPr>
                <w:rStyle w:val="cf01"/>
                <w:rFonts w:ascii="Times New Roman" w:hAnsi="Times New Roman" w:cs="Times New Roman"/>
                <w:sz w:val="16"/>
                <w:szCs w:val="16"/>
              </w:rPr>
              <w:t>jaringan</w:t>
            </w:r>
            <w:proofErr w:type="spellEnd"/>
            <w:r w:rsidRPr="0013566D">
              <w:rPr>
                <w:rStyle w:val="cf01"/>
                <w:rFonts w:ascii="Times New Roman" w:hAnsi="Times New Roman" w:cs="Times New Roman"/>
                <w:sz w:val="16"/>
                <w:szCs w:val="16"/>
              </w:rPr>
              <w:t>,  Song</w:t>
            </w:r>
            <w:proofErr w:type="gramEnd"/>
            <w:r w:rsidRPr="0013566D">
              <w:rPr>
                <w:rStyle w:val="cf01"/>
                <w:rFonts w:ascii="Times New Roman" w:hAnsi="Times New Roman" w:cs="Times New Roman"/>
                <w:sz w:val="16"/>
                <w:szCs w:val="16"/>
              </w:rPr>
              <w:t xml:space="preserve">, Cheng Yuan, </w:t>
            </w:r>
            <w:proofErr w:type="spellStart"/>
            <w:r w:rsidRPr="0013566D">
              <w:rPr>
                <w:rStyle w:val="cf01"/>
                <w:rFonts w:ascii="Times New Roman" w:hAnsi="Times New Roman" w:cs="Times New Roman"/>
                <w:sz w:val="16"/>
                <w:szCs w:val="16"/>
              </w:rPr>
              <w:t>dkk</w:t>
            </w:r>
            <w:proofErr w:type="spellEnd"/>
            <w:r w:rsidRPr="0013566D">
              <w:rPr>
                <w:rStyle w:val="cf01"/>
                <w:rFonts w:ascii="Times New Roman" w:hAnsi="Times New Roman" w:cs="Times New Roman"/>
                <w:sz w:val="16"/>
                <w:szCs w:val="16"/>
              </w:rPr>
              <w:t xml:space="preserve">, 2023, </w:t>
            </w:r>
            <w:proofErr w:type="spellStart"/>
            <w:r w:rsidRPr="0013566D">
              <w:rPr>
                <w:rStyle w:val="cf01"/>
                <w:rFonts w:ascii="Times New Roman" w:hAnsi="Times New Roman" w:cs="Times New Roman"/>
                <w:sz w:val="16"/>
                <w:szCs w:val="16"/>
              </w:rPr>
              <w:t>menggunakan</w:t>
            </w:r>
            <w:proofErr w:type="spellEnd"/>
            <w:r w:rsidRPr="0013566D">
              <w:rPr>
                <w:rStyle w:val="cf01"/>
                <w:rFonts w:ascii="Times New Roman" w:hAnsi="Times New Roman" w:cs="Times New Roman"/>
                <w:sz w:val="16"/>
                <w:szCs w:val="16"/>
              </w:rPr>
              <w:t xml:space="preserve">  </w:t>
            </w:r>
            <w:r w:rsidRPr="0013566D">
              <w:rPr>
                <w:rStyle w:val="cf21"/>
                <w:rFonts w:ascii="Times New Roman" w:hAnsi="Times New Roman" w:cs="Times New Roman"/>
                <w:sz w:val="16"/>
                <w:szCs w:val="16"/>
              </w:rPr>
              <w:t>Spatial Pyramid Pooling Fast</w:t>
            </w:r>
            <w:r w:rsidRPr="0013566D">
              <w:rPr>
                <w:rStyle w:val="cf01"/>
                <w:rFonts w:ascii="Times New Roman" w:hAnsi="Times New Roman" w:cs="Times New Roman"/>
                <w:sz w:val="16"/>
                <w:szCs w:val="16"/>
              </w:rPr>
              <w:t xml:space="preserve"> (SPPF)  dan </w:t>
            </w:r>
            <w:proofErr w:type="spellStart"/>
            <w:r w:rsidRPr="0013566D">
              <w:rPr>
                <w:rStyle w:val="cf01"/>
                <w:rFonts w:ascii="Times New Roman" w:hAnsi="Times New Roman" w:cs="Times New Roman"/>
                <w:sz w:val="16"/>
                <w:szCs w:val="16"/>
              </w:rPr>
              <w:t>lapisan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konvolusi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dalam</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struktur</w:t>
            </w:r>
            <w:proofErr w:type="spellEnd"/>
            <w:r w:rsidRPr="0013566D">
              <w:rPr>
                <w:rStyle w:val="cf01"/>
                <w:rFonts w:ascii="Times New Roman" w:hAnsi="Times New Roman" w:cs="Times New Roman"/>
                <w:sz w:val="16"/>
                <w:szCs w:val="16"/>
              </w:rPr>
              <w:t xml:space="preserve"> FPN+PAN (</w:t>
            </w:r>
            <w:r w:rsidRPr="0013566D">
              <w:rPr>
                <w:rStyle w:val="cf21"/>
                <w:rFonts w:ascii="Times New Roman" w:hAnsi="Times New Roman" w:cs="Times New Roman"/>
                <w:sz w:val="16"/>
                <w:szCs w:val="16"/>
              </w:rPr>
              <w:t>Feature Pyramid Network dan Path Aggregation Network)</w:t>
            </w:r>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mengganti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konvolusi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secara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terpisah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untuk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mengurangi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upaya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komputasi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Terakhir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pusat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kotak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pembatas</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lastRenderedPageBreak/>
              <w:t>digunakan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sebagai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titik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pengambilan</w:t>
            </w:r>
            <w:proofErr w:type="spellEnd"/>
            <w:r w:rsidRPr="0013566D">
              <w:rPr>
                <w:rStyle w:val="cf01"/>
                <w:rFonts w:ascii="Times New Roman" w:hAnsi="Times New Roman" w:cs="Times New Roman"/>
                <w:sz w:val="16"/>
                <w:szCs w:val="16"/>
              </w:rPr>
              <w:t xml:space="preserve">, dan </w:t>
            </w:r>
            <w:proofErr w:type="spellStart"/>
            <w:r w:rsidRPr="0013566D">
              <w:rPr>
                <w:rStyle w:val="cf01"/>
                <w:rFonts w:ascii="Times New Roman" w:hAnsi="Times New Roman" w:cs="Times New Roman"/>
                <w:sz w:val="16"/>
                <w:szCs w:val="16"/>
              </w:rPr>
              <w:t>informasi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kedalaman</w:t>
            </w:r>
            <w:proofErr w:type="spellEnd"/>
            <w:r w:rsidRPr="0013566D">
              <w:rPr>
                <w:rStyle w:val="cf01"/>
                <w:rFonts w:ascii="Times New Roman" w:hAnsi="Times New Roman" w:cs="Times New Roman"/>
                <w:sz w:val="16"/>
                <w:szCs w:val="16"/>
              </w:rPr>
              <w:t xml:space="preserve"> yang </w:t>
            </w:r>
            <w:proofErr w:type="spellStart"/>
            <w:r w:rsidRPr="0013566D">
              <w:rPr>
                <w:rStyle w:val="cf01"/>
                <w:rFonts w:ascii="Times New Roman" w:hAnsi="Times New Roman" w:cs="Times New Roman"/>
                <w:sz w:val="16"/>
                <w:szCs w:val="16"/>
              </w:rPr>
              <w:t>sesuai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diperoleh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menggabungkannya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kamera</w:t>
            </w:r>
            <w:proofErr w:type="spellEnd"/>
            <w:r w:rsidRPr="0013566D">
              <w:rPr>
                <w:rStyle w:val="cf01"/>
                <w:rFonts w:ascii="Times New Roman" w:hAnsi="Times New Roman" w:cs="Times New Roman"/>
                <w:sz w:val="16"/>
                <w:szCs w:val="16"/>
              </w:rPr>
              <w:t xml:space="preserve"> Intel RealSense D435, yang </w:t>
            </w:r>
            <w:proofErr w:type="spellStart"/>
            <w:r w:rsidRPr="0013566D">
              <w:rPr>
                <w:rStyle w:val="cf01"/>
                <w:rFonts w:ascii="Times New Roman" w:hAnsi="Times New Roman" w:cs="Times New Roman"/>
                <w:sz w:val="16"/>
                <w:szCs w:val="16"/>
              </w:rPr>
              <w:t>diubah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menjadi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koordinat</w:t>
            </w:r>
            <w:proofErr w:type="spellEnd"/>
            <w:r w:rsidRPr="0013566D">
              <w:rPr>
                <w:rStyle w:val="cf01"/>
                <w:rFonts w:ascii="Times New Roman" w:hAnsi="Times New Roman" w:cs="Times New Roman"/>
                <w:sz w:val="16"/>
                <w:szCs w:val="16"/>
              </w:rPr>
              <w:t xml:space="preserve"> 3D di </w:t>
            </w:r>
            <w:proofErr w:type="spellStart"/>
            <w:r w:rsidRPr="0013566D">
              <w:rPr>
                <w:rStyle w:val="cf01"/>
                <w:rFonts w:ascii="Times New Roman" w:hAnsi="Times New Roman" w:cs="Times New Roman"/>
                <w:sz w:val="16"/>
                <w:szCs w:val="16"/>
              </w:rPr>
              <w:t>bawah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sistem</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koordinat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lengan</w:t>
            </w:r>
            <w:proofErr w:type="spellEnd"/>
            <w:r w:rsidRPr="0013566D">
              <w:rPr>
                <w:rStyle w:val="cf01"/>
                <w:rFonts w:ascii="Times New Roman" w:hAnsi="Times New Roman" w:cs="Times New Roman"/>
                <w:sz w:val="16"/>
                <w:szCs w:val="16"/>
              </w:rPr>
              <w:t xml:space="preserve"> robot </w:t>
            </w:r>
            <w:proofErr w:type="spellStart"/>
            <w:r w:rsidRPr="0013566D">
              <w:rPr>
                <w:rStyle w:val="cf01"/>
                <w:rFonts w:ascii="Times New Roman" w:hAnsi="Times New Roman" w:cs="Times New Roman"/>
                <w:sz w:val="16"/>
                <w:szCs w:val="16"/>
              </w:rPr>
              <w:t>setelah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kalibrasi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mata-tangan</w:t>
            </w:r>
            <w:proofErr w:type="spellEnd"/>
            <w:r w:rsidRPr="0013566D">
              <w:rPr>
                <w:rStyle w:val="cf01"/>
                <w:rFonts w:ascii="Times New Roman" w:hAnsi="Times New Roman" w:cs="Times New Roman"/>
                <w:sz w:val="16"/>
                <w:szCs w:val="16"/>
              </w:rPr>
              <w:t xml:space="preserve">.  Hasil </w:t>
            </w:r>
            <w:proofErr w:type="spellStart"/>
            <w:r w:rsidRPr="0013566D">
              <w:rPr>
                <w:rStyle w:val="cf01"/>
                <w:rFonts w:ascii="Times New Roman" w:hAnsi="Times New Roman" w:cs="Times New Roman"/>
                <w:sz w:val="16"/>
                <w:szCs w:val="16"/>
              </w:rPr>
              <w:t>eksperimen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menunjukkan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bahwa</w:t>
            </w:r>
            <w:proofErr w:type="spellEnd"/>
            <w:r w:rsidRPr="0013566D">
              <w:rPr>
                <w:rStyle w:val="cf01"/>
                <w:rFonts w:ascii="Times New Roman" w:hAnsi="Times New Roman" w:cs="Times New Roman"/>
                <w:sz w:val="16"/>
                <w:szCs w:val="16"/>
              </w:rPr>
              <w:t xml:space="preserve"> TDPPL-Net </w:t>
            </w:r>
            <w:proofErr w:type="spellStart"/>
            <w:r w:rsidRPr="0013566D">
              <w:rPr>
                <w:rStyle w:val="cf01"/>
                <w:rFonts w:ascii="Times New Roman" w:hAnsi="Times New Roman" w:cs="Times New Roman"/>
                <w:sz w:val="16"/>
                <w:szCs w:val="16"/>
              </w:rPr>
              <w:t>mengurangi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jumlah</w:t>
            </w:r>
            <w:proofErr w:type="spellEnd"/>
            <w:r w:rsidRPr="0013566D">
              <w:rPr>
                <w:rStyle w:val="cf01"/>
                <w:rFonts w:ascii="Times New Roman" w:hAnsi="Times New Roman" w:cs="Times New Roman"/>
                <w:sz w:val="16"/>
                <w:szCs w:val="16"/>
              </w:rPr>
              <w:t xml:space="preserve"> parameter </w:t>
            </w:r>
            <w:proofErr w:type="spellStart"/>
            <w:r w:rsidRPr="0013566D">
              <w:rPr>
                <w:rStyle w:val="cf01"/>
                <w:rFonts w:ascii="Times New Roman" w:hAnsi="Times New Roman" w:cs="Times New Roman"/>
                <w:sz w:val="16"/>
                <w:szCs w:val="16"/>
              </w:rPr>
              <w:t>sebesar</w:t>
            </w:r>
            <w:proofErr w:type="spellEnd"/>
            <w:r w:rsidRPr="0013566D">
              <w:rPr>
                <w:rStyle w:val="cf01"/>
                <w:rFonts w:ascii="Times New Roman" w:hAnsi="Times New Roman" w:cs="Times New Roman"/>
                <w:sz w:val="16"/>
                <w:szCs w:val="16"/>
              </w:rPr>
              <w:t xml:space="preserve"> 59,84% </w:t>
            </w:r>
            <w:proofErr w:type="spellStart"/>
            <w:r w:rsidRPr="0013566D">
              <w:rPr>
                <w:rStyle w:val="cf01"/>
                <w:rFonts w:ascii="Times New Roman" w:hAnsi="Times New Roman" w:cs="Times New Roman"/>
                <w:sz w:val="16"/>
                <w:szCs w:val="16"/>
              </w:rPr>
              <w:t>dibandingkan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YOLOv5 </w:t>
            </w:r>
            <w:proofErr w:type="spellStart"/>
            <w:r w:rsidRPr="0013566D">
              <w:rPr>
                <w:rStyle w:val="cf01"/>
                <w:rFonts w:ascii="Times New Roman" w:hAnsi="Times New Roman" w:cs="Times New Roman"/>
                <w:sz w:val="16"/>
                <w:szCs w:val="16"/>
              </w:rPr>
              <w:t>asli</w:t>
            </w:r>
            <w:proofErr w:type="spellEnd"/>
            <w:r w:rsidRPr="0013566D">
              <w:rPr>
                <w:rStyle w:val="cf01"/>
                <w:rFonts w:ascii="Times New Roman" w:hAnsi="Times New Roman" w:cs="Times New Roman"/>
                <w:sz w:val="16"/>
                <w:szCs w:val="16"/>
              </w:rPr>
              <w:t xml:space="preserve">, volume model </w:t>
            </w:r>
            <w:proofErr w:type="spellStart"/>
            <w:r w:rsidRPr="0013566D">
              <w:rPr>
                <w:rStyle w:val="cf01"/>
                <w:rFonts w:ascii="Times New Roman" w:hAnsi="Times New Roman" w:cs="Times New Roman"/>
                <w:sz w:val="16"/>
                <w:szCs w:val="16"/>
              </w:rPr>
              <w:t>hanya</w:t>
            </w:r>
            <w:proofErr w:type="spellEnd"/>
            <w:r w:rsidRPr="0013566D">
              <w:rPr>
                <w:rStyle w:val="cf01"/>
                <w:rFonts w:ascii="Times New Roman" w:hAnsi="Times New Roman" w:cs="Times New Roman"/>
                <w:sz w:val="16"/>
                <w:szCs w:val="16"/>
              </w:rPr>
              <w:t xml:space="preserve"> 40% </w:t>
            </w:r>
            <w:proofErr w:type="spellStart"/>
            <w:r w:rsidRPr="0013566D">
              <w:rPr>
                <w:rStyle w:val="cf01"/>
                <w:rFonts w:ascii="Times New Roman" w:hAnsi="Times New Roman" w:cs="Times New Roman"/>
                <w:sz w:val="16"/>
                <w:szCs w:val="16"/>
              </w:rPr>
              <w:t>dari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aslinya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mAP</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adalah</w:t>
            </w:r>
            <w:proofErr w:type="spellEnd"/>
            <w:r w:rsidRPr="0013566D">
              <w:rPr>
                <w:rStyle w:val="cf01"/>
                <w:rFonts w:ascii="Times New Roman" w:hAnsi="Times New Roman" w:cs="Times New Roman"/>
                <w:sz w:val="16"/>
                <w:szCs w:val="16"/>
              </w:rPr>
              <w:t xml:space="preserve"> 93,36, dan </w:t>
            </w:r>
            <w:proofErr w:type="spellStart"/>
            <w:r w:rsidRPr="0013566D">
              <w:rPr>
                <w:rStyle w:val="cf01"/>
                <w:rFonts w:ascii="Times New Roman" w:hAnsi="Times New Roman" w:cs="Times New Roman"/>
                <w:sz w:val="16"/>
                <w:szCs w:val="16"/>
              </w:rPr>
              <w:t>kecepatan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deteksi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waktu</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nyata</w:t>
            </w:r>
            <w:proofErr w:type="spellEnd"/>
            <w:r w:rsidRPr="0013566D">
              <w:rPr>
                <w:rStyle w:val="cf01"/>
                <w:rFonts w:ascii="Times New Roman" w:hAnsi="Times New Roman" w:cs="Times New Roman"/>
                <w:sz w:val="16"/>
                <w:szCs w:val="16"/>
              </w:rPr>
              <w:t xml:space="preserve"> pada IPC </w:t>
            </w:r>
            <w:proofErr w:type="spellStart"/>
            <w:r w:rsidRPr="0013566D">
              <w:rPr>
                <w:rStyle w:val="cf01"/>
                <w:rFonts w:ascii="Times New Roman" w:hAnsi="Times New Roman" w:cs="Times New Roman"/>
                <w:sz w:val="16"/>
                <w:szCs w:val="16"/>
              </w:rPr>
              <w:t>tanpa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akselerasi</w:t>
            </w:r>
            <w:proofErr w:type="spellEnd"/>
            <w:r w:rsidRPr="0013566D">
              <w:rPr>
                <w:rStyle w:val="cf01"/>
                <w:rFonts w:ascii="Times New Roman" w:hAnsi="Times New Roman" w:cs="Times New Roman"/>
                <w:sz w:val="16"/>
                <w:szCs w:val="16"/>
              </w:rPr>
              <w:t xml:space="preserve"> GPU </w:t>
            </w:r>
            <w:proofErr w:type="spellStart"/>
            <w:r w:rsidRPr="0013566D">
              <w:rPr>
                <w:rStyle w:val="cf01"/>
                <w:rFonts w:ascii="Times New Roman" w:hAnsi="Times New Roman" w:cs="Times New Roman"/>
                <w:sz w:val="16"/>
                <w:szCs w:val="16"/>
              </w:rPr>
              <w:t>adalah</w:t>
            </w:r>
            <w:proofErr w:type="spellEnd"/>
            <w:r w:rsidRPr="0013566D">
              <w:rPr>
                <w:rStyle w:val="cf01"/>
                <w:rFonts w:ascii="Times New Roman" w:hAnsi="Times New Roman" w:cs="Times New Roman"/>
                <w:sz w:val="16"/>
                <w:szCs w:val="16"/>
              </w:rPr>
              <w:t xml:space="preserve"> 31,41 FPS, yang </w:t>
            </w:r>
            <w:proofErr w:type="spellStart"/>
            <w:r w:rsidRPr="0013566D">
              <w:rPr>
                <w:rStyle w:val="cf01"/>
                <w:rFonts w:ascii="Times New Roman" w:hAnsi="Times New Roman" w:cs="Times New Roman"/>
                <w:sz w:val="16"/>
                <w:szCs w:val="16"/>
              </w:rPr>
              <w:t>lebih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tinggi</w:t>
            </w:r>
            <w:proofErr w:type="spellEnd"/>
            <w:r w:rsidRPr="0013566D">
              <w:rPr>
                <w:rStyle w:val="cf01"/>
                <w:rFonts w:ascii="Times New Roman" w:hAnsi="Times New Roman" w:cs="Times New Roman"/>
                <w:sz w:val="16"/>
                <w:szCs w:val="16"/>
              </w:rPr>
              <w:t xml:space="preserve"> 170,31% </w:t>
            </w:r>
            <w:proofErr w:type="spellStart"/>
            <w:r w:rsidRPr="0013566D">
              <w:rPr>
                <w:rStyle w:val="cf01"/>
                <w:rFonts w:ascii="Times New Roman" w:hAnsi="Times New Roman" w:cs="Times New Roman"/>
                <w:sz w:val="16"/>
                <w:szCs w:val="16"/>
              </w:rPr>
              <w:t>daripada</w:t>
            </w:r>
            <w:proofErr w:type="spellEnd"/>
            <w:r w:rsidRPr="0013566D">
              <w:rPr>
                <w:rStyle w:val="cf01"/>
                <w:rFonts w:ascii="Times New Roman" w:hAnsi="Times New Roman" w:cs="Times New Roman"/>
                <w:sz w:val="16"/>
                <w:szCs w:val="16"/>
              </w:rPr>
              <w:t xml:space="preserve"> YOLOv5. TDPPL-Net </w:t>
            </w:r>
            <w:proofErr w:type="spellStart"/>
            <w:r w:rsidRPr="0013566D">
              <w:rPr>
                <w:rStyle w:val="cf01"/>
                <w:rFonts w:ascii="Times New Roman" w:hAnsi="Times New Roman" w:cs="Times New Roman"/>
                <w:sz w:val="16"/>
                <w:szCs w:val="16"/>
              </w:rPr>
              <w:t>meningkatkan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kecepatan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deteksi</w:t>
            </w:r>
            <w:proofErr w:type="spellEnd"/>
            <w:r w:rsidRPr="0013566D">
              <w:rPr>
                <w:rStyle w:val="cf01"/>
                <w:rFonts w:ascii="Times New Roman" w:hAnsi="Times New Roman" w:cs="Times New Roman"/>
                <w:sz w:val="16"/>
                <w:szCs w:val="16"/>
              </w:rPr>
              <w:t xml:space="preserve"> pada </w:t>
            </w:r>
            <w:proofErr w:type="spellStart"/>
            <w:r w:rsidRPr="0013566D">
              <w:rPr>
                <w:rStyle w:val="cf01"/>
                <w:rFonts w:ascii="Times New Roman" w:hAnsi="Times New Roman" w:cs="Times New Roman"/>
                <w:sz w:val="16"/>
                <w:szCs w:val="16"/>
              </w:rPr>
              <w:t>peralatan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kinerja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rendah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tanpa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mengorbankan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akurasi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deteksi</w:t>
            </w:r>
            <w:proofErr w:type="spellEnd"/>
            <w:r w:rsidRPr="0013566D">
              <w:rPr>
                <w:rStyle w:val="cf01"/>
                <w:rFonts w:ascii="Times New Roman" w:hAnsi="Times New Roman" w:cs="Times New Roman"/>
                <w:sz w:val="16"/>
                <w:szCs w:val="16"/>
              </w:rPr>
              <w:t xml:space="preserve">. Maka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demikian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cara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ini</w:t>
            </w:r>
            <w:proofErr w:type="spellEnd"/>
            <w:r w:rsidRPr="0013566D">
              <w:rPr>
                <w:rStyle w:val="cf01"/>
                <w:rFonts w:ascii="Times New Roman" w:hAnsi="Times New Roman" w:cs="Times New Roman"/>
                <w:sz w:val="16"/>
                <w:szCs w:val="16"/>
              </w:rPr>
              <w:t xml:space="preserve"> </w:t>
            </w:r>
            <w:proofErr w:type="spellStart"/>
            <w:proofErr w:type="gramStart"/>
            <w:r w:rsidRPr="0013566D">
              <w:rPr>
                <w:rStyle w:val="cf01"/>
                <w:rFonts w:ascii="Times New Roman" w:hAnsi="Times New Roman" w:cs="Times New Roman"/>
                <w:sz w:val="16"/>
                <w:szCs w:val="16"/>
              </w:rPr>
              <w:t>dapat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mendeteksi</w:t>
            </w:r>
            <w:proofErr w:type="spellEnd"/>
            <w:proofErr w:type="gramEnd"/>
            <w:r w:rsidRPr="0013566D">
              <w:rPr>
                <w:rStyle w:val="cf01"/>
                <w:rFonts w:ascii="Times New Roman" w:hAnsi="Times New Roman" w:cs="Times New Roman"/>
                <w:sz w:val="16"/>
                <w:szCs w:val="16"/>
              </w:rPr>
              <w:t xml:space="preserve"> dan </w:t>
            </w:r>
            <w:proofErr w:type="spellStart"/>
            <w:r w:rsidRPr="0013566D">
              <w:rPr>
                <w:rStyle w:val="cf01"/>
                <w:rFonts w:ascii="Times New Roman" w:hAnsi="Times New Roman" w:cs="Times New Roman"/>
                <w:sz w:val="16"/>
                <w:szCs w:val="16"/>
              </w:rPr>
              <w:t>menemukan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titik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pengambilan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secara</w:t>
            </w:r>
            <w:proofErr w:type="spellEnd"/>
            <w:r w:rsidRPr="0013566D">
              <w:rPr>
                <w:rStyle w:val="cf01"/>
                <w:rFonts w:ascii="Times New Roman" w:hAnsi="Times New Roman" w:cs="Times New Roman"/>
                <w:sz w:val="16"/>
                <w:szCs w:val="16"/>
              </w:rPr>
              <w:t xml:space="preserve"> real-time di </w:t>
            </w:r>
            <w:proofErr w:type="spellStart"/>
            <w:r w:rsidRPr="0013566D">
              <w:rPr>
                <w:rStyle w:val="cf01"/>
                <w:rFonts w:ascii="Times New Roman" w:hAnsi="Times New Roman" w:cs="Times New Roman"/>
                <w:sz w:val="16"/>
                <w:szCs w:val="16"/>
              </w:rPr>
              <w:t>lingkungan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alami</w:t>
            </w:r>
            <w:proofErr w:type="spellEnd"/>
            <w:r w:rsidRPr="0013566D">
              <w:rPr>
                <w:rStyle w:val="cf01"/>
                <w:rFonts w:ascii="Times New Roman" w:hAnsi="Times New Roman" w:cs="Times New Roman"/>
                <w:sz w:val="16"/>
                <w:szCs w:val="16"/>
              </w:rPr>
              <w:t xml:space="preserve"> yang </w:t>
            </w:r>
            <w:proofErr w:type="spellStart"/>
            <w:r w:rsidRPr="0013566D">
              <w:rPr>
                <w:rStyle w:val="cf01"/>
                <w:rFonts w:ascii="Times New Roman" w:hAnsi="Times New Roman" w:cs="Times New Roman"/>
                <w:sz w:val="16"/>
                <w:szCs w:val="16"/>
              </w:rPr>
              <w:t>kompleks</w:t>
            </w:r>
            <w:proofErr w:type="spellEnd"/>
            <w:r w:rsidRPr="0013566D">
              <w:rPr>
                <w:rStyle w:val="cf01"/>
                <w:rFonts w:ascii="Times New Roman" w:hAnsi="Times New Roman" w:cs="Times New Roman"/>
                <w:sz w:val="16"/>
                <w:szCs w:val="16"/>
              </w:rPr>
              <w:t xml:space="preserve">, yang </w:t>
            </w:r>
            <w:proofErr w:type="spellStart"/>
            <w:r w:rsidRPr="0013566D">
              <w:rPr>
                <w:rStyle w:val="cf01"/>
                <w:rFonts w:ascii="Times New Roman" w:hAnsi="Times New Roman" w:cs="Times New Roman"/>
                <w:sz w:val="16"/>
                <w:szCs w:val="16"/>
              </w:rPr>
              <w:t>dapat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memenuhi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lastRenderedPageBreak/>
              <w:t>persyaratan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kerja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dari</w:t>
            </w:r>
            <w:proofErr w:type="spellEnd"/>
            <w:r w:rsidRPr="0013566D">
              <w:rPr>
                <w:rStyle w:val="cf01"/>
                <w:rFonts w:ascii="Times New Roman" w:hAnsi="Times New Roman" w:cs="Times New Roman"/>
                <w:sz w:val="16"/>
                <w:szCs w:val="16"/>
              </w:rPr>
              <w:t xml:space="preserve"> robot </w:t>
            </w:r>
            <w:proofErr w:type="spellStart"/>
            <w:r w:rsidRPr="0013566D">
              <w:rPr>
                <w:rStyle w:val="cf01"/>
                <w:rFonts w:ascii="Times New Roman" w:hAnsi="Times New Roman" w:cs="Times New Roman"/>
                <w:sz w:val="16"/>
                <w:szCs w:val="16"/>
              </w:rPr>
              <w:t>panen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Namun</w:t>
            </w:r>
            <w:proofErr w:type="spellEnd"/>
            <w:r w:rsidRPr="0013566D">
              <w:rPr>
                <w:rStyle w:val="cf01"/>
                <w:rFonts w:ascii="Times New Roman" w:hAnsi="Times New Roman" w:cs="Times New Roman"/>
                <w:sz w:val="16"/>
                <w:szCs w:val="16"/>
              </w:rPr>
              <w:t xml:space="preserve"> </w:t>
            </w:r>
            <w:proofErr w:type="spellStart"/>
            <w:proofErr w:type="gramStart"/>
            <w:r w:rsidRPr="0013566D">
              <w:rPr>
                <w:rStyle w:val="cf01"/>
                <w:rFonts w:ascii="Times New Roman" w:hAnsi="Times New Roman" w:cs="Times New Roman"/>
                <w:sz w:val="16"/>
                <w:szCs w:val="16"/>
              </w:rPr>
              <w:t>demikian</w:t>
            </w:r>
            <w:proofErr w:type="spellEnd"/>
            <w:r w:rsidRPr="0013566D">
              <w:rPr>
                <w:rStyle w:val="cf01"/>
                <w:rFonts w:ascii="Times New Roman" w:hAnsi="Times New Roman" w:cs="Times New Roman"/>
                <w:sz w:val="16"/>
                <w:szCs w:val="16"/>
              </w:rPr>
              <w:t xml:space="preserve">, </w:t>
            </w:r>
            <w:r w:rsidRPr="0013566D">
              <w:rPr>
                <w:rStyle w:val="cf31"/>
                <w:rFonts w:ascii="Times New Roman" w:hAnsi="Times New Roman" w:cs="Times New Roman"/>
                <w:sz w:val="16"/>
                <w:szCs w:val="16"/>
              </w:rPr>
              <w:t> DJI</w:t>
            </w:r>
            <w:proofErr w:type="gramEnd"/>
            <w:r w:rsidRPr="0013566D">
              <w:rPr>
                <w:rStyle w:val="cf31"/>
                <w:rFonts w:ascii="Times New Roman" w:hAnsi="Times New Roman" w:cs="Times New Roman"/>
                <w:sz w:val="16"/>
                <w:szCs w:val="16"/>
              </w:rPr>
              <w:t xml:space="preserve"> Mavic 2 Pro yang </w:t>
            </w:r>
            <w:proofErr w:type="spellStart"/>
            <w:r w:rsidRPr="0013566D">
              <w:rPr>
                <w:rStyle w:val="cf31"/>
                <w:rFonts w:ascii="Times New Roman" w:hAnsi="Times New Roman" w:cs="Times New Roman"/>
                <w:sz w:val="16"/>
                <w:szCs w:val="16"/>
              </w:rPr>
              <w:t>dilengkapi</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dengan</w:t>
            </w:r>
            <w:proofErr w:type="spellEnd"/>
            <w:r w:rsidRPr="0013566D">
              <w:rPr>
                <w:rStyle w:val="cf31"/>
                <w:rFonts w:ascii="Times New Roman" w:hAnsi="Times New Roman" w:cs="Times New Roman"/>
                <w:sz w:val="16"/>
                <w:szCs w:val="16"/>
              </w:rPr>
              <w:t xml:space="preserve"> Intel </w:t>
            </w:r>
            <w:proofErr w:type="spellStart"/>
            <w:r w:rsidRPr="0013566D">
              <w:rPr>
                <w:rStyle w:val="cf31"/>
                <w:rFonts w:ascii="Times New Roman" w:hAnsi="Times New Roman" w:cs="Times New Roman"/>
                <w:sz w:val="16"/>
                <w:szCs w:val="16"/>
              </w:rPr>
              <w:t>Realsense</w:t>
            </w:r>
            <w:proofErr w:type="spellEnd"/>
            <w:r w:rsidRPr="0013566D">
              <w:rPr>
                <w:rStyle w:val="cf31"/>
                <w:rFonts w:ascii="Times New Roman" w:hAnsi="Times New Roman" w:cs="Times New Roman"/>
                <w:sz w:val="16"/>
                <w:szCs w:val="16"/>
              </w:rPr>
              <w:t xml:space="preserve"> D435, </w:t>
            </w:r>
            <w:proofErr w:type="spellStart"/>
            <w:r w:rsidRPr="0013566D">
              <w:rPr>
                <w:rStyle w:val="cf31"/>
                <w:rFonts w:ascii="Times New Roman" w:hAnsi="Times New Roman" w:cs="Times New Roman"/>
                <w:sz w:val="16"/>
                <w:szCs w:val="16"/>
              </w:rPr>
              <w:t>dengan</w:t>
            </w:r>
            <w:proofErr w:type="spellEnd"/>
            <w:r w:rsidRPr="0013566D">
              <w:rPr>
                <w:rStyle w:val="cf31"/>
                <w:rFonts w:ascii="Times New Roman" w:hAnsi="Times New Roman" w:cs="Times New Roman"/>
                <w:sz w:val="16"/>
                <w:szCs w:val="16"/>
              </w:rPr>
              <w:t xml:space="preserve"> sensor IR </w:t>
            </w:r>
            <w:proofErr w:type="spellStart"/>
            <w:r w:rsidRPr="0013566D">
              <w:rPr>
                <w:rStyle w:val="cf31"/>
                <w:rFonts w:ascii="Times New Roman" w:hAnsi="Times New Roman" w:cs="Times New Roman"/>
                <w:sz w:val="16"/>
                <w:szCs w:val="16"/>
              </w:rPr>
              <w:t>terintegrasi</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kamera</w:t>
            </w:r>
            <w:proofErr w:type="spellEnd"/>
            <w:r w:rsidRPr="0013566D">
              <w:rPr>
                <w:rStyle w:val="cf31"/>
                <w:rFonts w:ascii="Times New Roman" w:hAnsi="Times New Roman" w:cs="Times New Roman"/>
                <w:sz w:val="16"/>
                <w:szCs w:val="16"/>
              </w:rPr>
              <w:t xml:space="preserve"> RGB </w:t>
            </w:r>
            <w:proofErr w:type="spellStart"/>
            <w:r w:rsidRPr="0013566D">
              <w:rPr>
                <w:rStyle w:val="cf31"/>
                <w:rFonts w:ascii="Times New Roman" w:hAnsi="Times New Roman" w:cs="Times New Roman"/>
                <w:sz w:val="16"/>
                <w:szCs w:val="16"/>
              </w:rPr>
              <w:t>optik</w:t>
            </w:r>
            <w:proofErr w:type="spellEnd"/>
            <w:r w:rsidRPr="0013566D">
              <w:rPr>
                <w:rStyle w:val="cf31"/>
                <w:rFonts w:ascii="Times New Roman" w:hAnsi="Times New Roman" w:cs="Times New Roman"/>
                <w:sz w:val="16"/>
                <w:szCs w:val="16"/>
              </w:rPr>
              <w:t xml:space="preserve">, dan </w:t>
            </w:r>
            <w:proofErr w:type="spellStart"/>
            <w:r w:rsidRPr="0013566D">
              <w:rPr>
                <w:rStyle w:val="cf31"/>
                <w:rFonts w:ascii="Times New Roman" w:hAnsi="Times New Roman" w:cs="Times New Roman"/>
                <w:sz w:val="16"/>
                <w:szCs w:val="16"/>
              </w:rPr>
              <w:t>proyektor</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menurut</w:t>
            </w:r>
            <w:proofErr w:type="spellEnd"/>
            <w:r w:rsidRPr="0013566D">
              <w:rPr>
                <w:rStyle w:val="cf31"/>
                <w:rFonts w:ascii="Times New Roman" w:hAnsi="Times New Roman" w:cs="Times New Roman"/>
                <w:sz w:val="16"/>
                <w:szCs w:val="16"/>
              </w:rPr>
              <w:t xml:space="preserve"> Song, Cheng Yuan, et al. 2023 , </w:t>
            </w:r>
            <w:proofErr w:type="spellStart"/>
            <w:r w:rsidRPr="0013566D">
              <w:rPr>
                <w:rStyle w:val="cf31"/>
                <w:rFonts w:ascii="Times New Roman" w:hAnsi="Times New Roman" w:cs="Times New Roman"/>
                <w:sz w:val="16"/>
                <w:szCs w:val="16"/>
              </w:rPr>
              <w:t>hasil</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percobaan</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menunjukkan</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bahwa</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kesalahan</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estimasi</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frekuensi</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maksimum</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sebesar</w:t>
            </w:r>
            <w:proofErr w:type="spellEnd"/>
            <w:r w:rsidRPr="0013566D">
              <w:rPr>
                <w:rStyle w:val="cf31"/>
                <w:rFonts w:ascii="Times New Roman" w:hAnsi="Times New Roman" w:cs="Times New Roman"/>
                <w:sz w:val="16"/>
                <w:szCs w:val="16"/>
              </w:rPr>
              <w:t xml:space="preserve"> 3,5% dan 4,4%, dan </w:t>
            </w:r>
            <w:proofErr w:type="spellStart"/>
            <w:r w:rsidRPr="0013566D">
              <w:rPr>
                <w:rStyle w:val="cf31"/>
                <w:rFonts w:ascii="Times New Roman" w:hAnsi="Times New Roman" w:cs="Times New Roman"/>
                <w:sz w:val="16"/>
                <w:szCs w:val="16"/>
              </w:rPr>
              <w:t>kesalahan</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akar</w:t>
            </w:r>
            <w:proofErr w:type="spellEnd"/>
            <w:r w:rsidRPr="0013566D">
              <w:rPr>
                <w:rStyle w:val="cf31"/>
                <w:rFonts w:ascii="Times New Roman" w:hAnsi="Times New Roman" w:cs="Times New Roman"/>
                <w:sz w:val="16"/>
                <w:szCs w:val="16"/>
              </w:rPr>
              <w:t xml:space="preserve"> rata-rata </w:t>
            </w:r>
            <w:proofErr w:type="spellStart"/>
            <w:r w:rsidRPr="0013566D">
              <w:rPr>
                <w:rStyle w:val="cf31"/>
                <w:rFonts w:ascii="Times New Roman" w:hAnsi="Times New Roman" w:cs="Times New Roman"/>
                <w:sz w:val="16"/>
                <w:szCs w:val="16"/>
              </w:rPr>
              <w:t>kuadrat</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kurang</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dari</w:t>
            </w:r>
            <w:proofErr w:type="spellEnd"/>
            <w:r w:rsidRPr="0013566D">
              <w:rPr>
                <w:rStyle w:val="cf31"/>
                <w:rFonts w:ascii="Times New Roman" w:hAnsi="Times New Roman" w:cs="Times New Roman"/>
                <w:sz w:val="16"/>
                <w:szCs w:val="16"/>
              </w:rPr>
              <w:t xml:space="preserve"> 2 </w:t>
            </w:r>
            <w:proofErr w:type="spellStart"/>
            <w:r w:rsidRPr="0013566D">
              <w:rPr>
                <w:rStyle w:val="cf31"/>
                <w:rFonts w:ascii="Times New Roman" w:hAnsi="Times New Roman" w:cs="Times New Roman"/>
                <w:sz w:val="16"/>
                <w:szCs w:val="16"/>
              </w:rPr>
              <w:t>milimeter</w:t>
            </w:r>
            <w:proofErr w:type="spellEnd"/>
            <w:r w:rsidRPr="0013566D">
              <w:rPr>
                <w:rStyle w:val="cf31"/>
                <w:rFonts w:ascii="Times New Roman" w:hAnsi="Times New Roman" w:cs="Times New Roman"/>
                <w:sz w:val="16"/>
                <w:szCs w:val="16"/>
              </w:rPr>
              <w:t xml:space="preserve"> </w:t>
            </w:r>
            <w:r w:rsidRPr="0013566D">
              <w:rPr>
                <w:rStyle w:val="cf01"/>
                <w:rFonts w:ascii="Times New Roman" w:hAnsi="Times New Roman" w:cs="Times New Roman"/>
                <w:sz w:val="16"/>
                <w:szCs w:val="16"/>
              </w:rPr>
              <w:t>(Song et al., 2023, pp. 37650–37652)</w:t>
            </w:r>
            <w:r w:rsidRPr="0013566D">
              <w:rPr>
                <w:rStyle w:val="cf31"/>
                <w:rFonts w:ascii="Times New Roman" w:hAnsi="Times New Roman" w:cs="Times New Roman"/>
                <w:sz w:val="16"/>
                <w:szCs w:val="16"/>
              </w:rPr>
              <w:t>.</w:t>
            </w:r>
          </w:p>
          <w:p w14:paraId="2A163D01" w14:textId="77777777" w:rsidR="00B83C1C" w:rsidRPr="0013566D" w:rsidRDefault="00B83C1C" w:rsidP="00F54E9C">
            <w:pPr>
              <w:rPr>
                <w:sz w:val="16"/>
                <w:szCs w:val="16"/>
                <w:lang w:val="id-ID"/>
              </w:rPr>
            </w:pPr>
          </w:p>
        </w:tc>
        <w:tc>
          <w:tcPr>
            <w:tcW w:w="1229" w:type="dxa"/>
          </w:tcPr>
          <w:p w14:paraId="10FF810A" w14:textId="47EE5DCA" w:rsidR="001D5C54" w:rsidRPr="0013566D" w:rsidRDefault="001D5C54" w:rsidP="00F54E9C">
            <w:pPr>
              <w:pStyle w:val="pf0"/>
              <w:rPr>
                <w:sz w:val="16"/>
                <w:szCs w:val="16"/>
              </w:rPr>
            </w:pPr>
            <w:r w:rsidRPr="0013566D">
              <w:rPr>
                <w:rStyle w:val="cf01"/>
                <w:rFonts w:ascii="Times New Roman" w:hAnsi="Times New Roman" w:cs="Times New Roman"/>
                <w:sz w:val="16"/>
                <w:szCs w:val="16"/>
              </w:rPr>
              <w:lastRenderedPageBreak/>
              <w:t xml:space="preserve">Para </w:t>
            </w:r>
            <w:proofErr w:type="spellStart"/>
            <w:r w:rsidRPr="0013566D">
              <w:rPr>
                <w:rStyle w:val="cf01"/>
                <w:rFonts w:ascii="Times New Roman" w:hAnsi="Times New Roman" w:cs="Times New Roman"/>
                <w:sz w:val="16"/>
                <w:szCs w:val="16"/>
              </w:rPr>
              <w:t>peneliti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melakukan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pekerjaan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ini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beberapa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tahap</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Tahap</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pertama</w:t>
            </w:r>
            <w:proofErr w:type="spellEnd"/>
            <w:r w:rsidRPr="0013566D">
              <w:rPr>
                <w:rStyle w:val="cf01"/>
                <w:rFonts w:ascii="Times New Roman" w:hAnsi="Times New Roman" w:cs="Times New Roman"/>
                <w:sz w:val="16"/>
                <w:szCs w:val="16"/>
              </w:rPr>
              <w:t xml:space="preserve">, para </w:t>
            </w:r>
            <w:proofErr w:type="spellStart"/>
            <w:r w:rsidRPr="0013566D">
              <w:rPr>
                <w:rStyle w:val="cf01"/>
                <w:rFonts w:ascii="Times New Roman" w:hAnsi="Times New Roman" w:cs="Times New Roman"/>
                <w:sz w:val="16"/>
                <w:szCs w:val="16"/>
              </w:rPr>
              <w:t>peneliti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melakukan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desain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meliputi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gambar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objek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menggunakan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kamera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kemudian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gambar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gambar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tersebut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dikonversi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ke</w:t>
            </w:r>
            <w:proofErr w:type="spellEnd"/>
            <w:r w:rsidRPr="0013566D">
              <w:rPr>
                <w:rStyle w:val="cf01"/>
                <w:rFonts w:ascii="Times New Roman" w:hAnsi="Times New Roman" w:cs="Times New Roman"/>
                <w:sz w:val="16"/>
                <w:szCs w:val="16"/>
              </w:rPr>
              <w:t xml:space="preserve"> </w:t>
            </w:r>
            <w:proofErr w:type="gramStart"/>
            <w:r w:rsidRPr="0013566D">
              <w:rPr>
                <w:rStyle w:val="cf01"/>
                <w:rFonts w:ascii="Times New Roman" w:hAnsi="Times New Roman" w:cs="Times New Roman"/>
                <w:sz w:val="16"/>
                <w:szCs w:val="16"/>
              </w:rPr>
              <w:t xml:space="preserve">BGR  </w:t>
            </w:r>
            <w:proofErr w:type="spellStart"/>
            <w:r w:rsidRPr="0013566D">
              <w:rPr>
                <w:rStyle w:val="cf01"/>
                <w:rFonts w:ascii="Times New Roman" w:hAnsi="Times New Roman" w:cs="Times New Roman"/>
                <w:sz w:val="16"/>
                <w:szCs w:val="16"/>
              </w:rPr>
              <w:t>selanjutnya</w:t>
            </w:r>
            <w:proofErr w:type="spellEnd"/>
            <w:proofErr w:type="gram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menjadi</w:t>
            </w:r>
            <w:proofErr w:type="spellEnd"/>
            <w:r w:rsidRPr="0013566D">
              <w:rPr>
                <w:rStyle w:val="cf01"/>
                <w:rFonts w:ascii="Times New Roman" w:hAnsi="Times New Roman" w:cs="Times New Roman"/>
                <w:sz w:val="16"/>
                <w:szCs w:val="16"/>
              </w:rPr>
              <w:t xml:space="preserve"> HVS. </w:t>
            </w:r>
            <w:proofErr w:type="spellStart"/>
            <w:r w:rsidRPr="0013566D">
              <w:rPr>
                <w:rStyle w:val="cf01"/>
                <w:rFonts w:ascii="Times New Roman" w:hAnsi="Times New Roman" w:cs="Times New Roman"/>
                <w:sz w:val="16"/>
                <w:szCs w:val="16"/>
              </w:rPr>
              <w:t>Kemudian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jangkauan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warna</w:t>
            </w:r>
            <w:proofErr w:type="spellEnd"/>
            <w:r w:rsidRPr="0013566D">
              <w:rPr>
                <w:rStyle w:val="cf01"/>
                <w:rFonts w:ascii="Times New Roman" w:hAnsi="Times New Roman" w:cs="Times New Roman"/>
                <w:sz w:val="16"/>
                <w:szCs w:val="16"/>
              </w:rPr>
              <w:t xml:space="preserve"> HVS </w:t>
            </w:r>
            <w:proofErr w:type="spellStart"/>
            <w:r w:rsidRPr="0013566D">
              <w:rPr>
                <w:rStyle w:val="cf01"/>
                <w:rFonts w:ascii="Times New Roman" w:hAnsi="Times New Roman" w:cs="Times New Roman"/>
                <w:sz w:val="16"/>
                <w:szCs w:val="16"/>
              </w:rPr>
              <w:t>meliputi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menentukan</w:t>
            </w:r>
            <w:proofErr w:type="spellEnd"/>
            <w:r w:rsidRPr="0013566D">
              <w:rPr>
                <w:rStyle w:val="cf01"/>
                <w:rFonts w:ascii="Times New Roman" w:hAnsi="Times New Roman" w:cs="Times New Roman"/>
                <w:sz w:val="16"/>
                <w:szCs w:val="16"/>
              </w:rPr>
              <w:t xml:space="preserve"> range HSV </w:t>
            </w:r>
            <w:proofErr w:type="spellStart"/>
            <w:r w:rsidRPr="0013566D">
              <w:rPr>
                <w:rStyle w:val="cf01"/>
                <w:rFonts w:ascii="Times New Roman" w:hAnsi="Times New Roman" w:cs="Times New Roman"/>
                <w:sz w:val="16"/>
                <w:szCs w:val="16"/>
              </w:rPr>
              <w:t>untuk</w:t>
            </w:r>
            <w:proofErr w:type="spellEnd"/>
            <w:r w:rsidRPr="0013566D">
              <w:rPr>
                <w:rStyle w:val="cf01"/>
                <w:rFonts w:ascii="Times New Roman" w:hAnsi="Times New Roman" w:cs="Times New Roman"/>
                <w:sz w:val="16"/>
                <w:szCs w:val="16"/>
              </w:rPr>
              <w:t xml:space="preserve"> dark red, red, orange, light orange, dan purple yang </w:t>
            </w:r>
            <w:proofErr w:type="spellStart"/>
            <w:r w:rsidRPr="0013566D">
              <w:rPr>
                <w:rStyle w:val="cf01"/>
                <w:rFonts w:ascii="Times New Roman" w:hAnsi="Times New Roman" w:cs="Times New Roman"/>
                <w:sz w:val="16"/>
                <w:szCs w:val="16"/>
              </w:rPr>
              <w:t>dapat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mendeteksi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tomat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matang</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atau</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belum</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matang</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Selanjutnya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Tahap</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Kedua</w:t>
            </w:r>
            <w:proofErr w:type="spellEnd"/>
            <w:r w:rsidRPr="0013566D">
              <w:rPr>
                <w:rStyle w:val="cf01"/>
                <w:rFonts w:ascii="Times New Roman" w:hAnsi="Times New Roman" w:cs="Times New Roman"/>
                <w:sz w:val="16"/>
                <w:szCs w:val="16"/>
              </w:rPr>
              <w:t xml:space="preserve">, para </w:t>
            </w:r>
            <w:proofErr w:type="spellStart"/>
            <w:r w:rsidRPr="0013566D">
              <w:rPr>
                <w:rStyle w:val="cf01"/>
                <w:rFonts w:ascii="Times New Roman" w:hAnsi="Times New Roman" w:cs="Times New Roman"/>
                <w:sz w:val="16"/>
                <w:szCs w:val="16"/>
              </w:rPr>
              <w:t>peneliti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menggunakan</w:t>
            </w:r>
            <w:proofErr w:type="spellEnd"/>
            <w:r w:rsidRPr="0013566D">
              <w:rPr>
                <w:rStyle w:val="cf01"/>
                <w:rFonts w:ascii="Times New Roman" w:hAnsi="Times New Roman" w:cs="Times New Roman"/>
                <w:sz w:val="16"/>
                <w:szCs w:val="16"/>
              </w:rPr>
              <w:t xml:space="preserve"> Blob Detection </w:t>
            </w:r>
            <w:proofErr w:type="spellStart"/>
            <w:r w:rsidRPr="0013566D">
              <w:rPr>
                <w:rStyle w:val="cf01"/>
                <w:rFonts w:ascii="Times New Roman" w:hAnsi="Times New Roman" w:cs="Times New Roman"/>
                <w:sz w:val="16"/>
                <w:szCs w:val="16"/>
              </w:rPr>
              <w:t>untuk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menentukan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ambang</w:t>
            </w:r>
            <w:proofErr w:type="spellEnd"/>
            <w:r w:rsidRPr="0013566D">
              <w:rPr>
                <w:rStyle w:val="cf01"/>
                <w:rFonts w:ascii="Times New Roman" w:hAnsi="Times New Roman" w:cs="Times New Roman"/>
                <w:sz w:val="16"/>
                <w:szCs w:val="16"/>
              </w:rPr>
              <w:t xml:space="preserve"> batas </w:t>
            </w:r>
            <w:proofErr w:type="spellStart"/>
            <w:r w:rsidRPr="0013566D">
              <w:rPr>
                <w:rStyle w:val="cf01"/>
                <w:rFonts w:ascii="Times New Roman" w:hAnsi="Times New Roman" w:cs="Times New Roman"/>
                <w:sz w:val="16"/>
                <w:szCs w:val="16"/>
              </w:rPr>
              <w:t>konfigurasi</w:t>
            </w:r>
            <w:proofErr w:type="spellEnd"/>
            <w:r w:rsidRPr="0013566D">
              <w:rPr>
                <w:rStyle w:val="cf01"/>
                <w:rFonts w:ascii="Times New Roman" w:hAnsi="Times New Roman" w:cs="Times New Roman"/>
                <w:sz w:val="16"/>
                <w:szCs w:val="16"/>
              </w:rPr>
              <w:t xml:space="preserve"> parameter </w:t>
            </w:r>
            <w:proofErr w:type="spellStart"/>
            <w:r w:rsidRPr="0013566D">
              <w:rPr>
                <w:rStyle w:val="cf01"/>
                <w:rFonts w:ascii="Times New Roman" w:hAnsi="Times New Roman" w:cs="Times New Roman"/>
                <w:sz w:val="16"/>
                <w:szCs w:val="16"/>
              </w:rPr>
              <w:t>SimpleBlobDetector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Tahap</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Ketiga</w:t>
            </w:r>
            <w:proofErr w:type="spellEnd"/>
            <w:r w:rsidRPr="0013566D">
              <w:rPr>
                <w:rStyle w:val="cf01"/>
                <w:rFonts w:ascii="Times New Roman" w:hAnsi="Times New Roman" w:cs="Times New Roman"/>
                <w:sz w:val="16"/>
                <w:szCs w:val="16"/>
              </w:rPr>
              <w:t xml:space="preserve">, para </w:t>
            </w:r>
            <w:proofErr w:type="spellStart"/>
            <w:r w:rsidRPr="0013566D">
              <w:rPr>
                <w:rStyle w:val="cf01"/>
                <w:rFonts w:ascii="Times New Roman" w:hAnsi="Times New Roman" w:cs="Times New Roman"/>
                <w:sz w:val="16"/>
                <w:szCs w:val="16"/>
              </w:rPr>
              <w:t>peneliti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membuat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Membuat</w:t>
            </w:r>
            <w:proofErr w:type="spellEnd"/>
            <w:r w:rsidRPr="0013566D">
              <w:rPr>
                <w:rStyle w:val="cf01"/>
                <w:rFonts w:ascii="Times New Roman" w:hAnsi="Times New Roman" w:cs="Times New Roman"/>
                <w:sz w:val="16"/>
                <w:szCs w:val="16"/>
              </w:rPr>
              <w:t xml:space="preserve"> Model </w:t>
            </w:r>
            <w:proofErr w:type="spellStart"/>
            <w:r w:rsidRPr="0013566D">
              <w:rPr>
                <w:rStyle w:val="cf01"/>
                <w:rFonts w:ascii="Times New Roman" w:hAnsi="Times New Roman" w:cs="Times New Roman"/>
                <w:sz w:val="16"/>
                <w:szCs w:val="16"/>
              </w:rPr>
              <w:t>secara</w:t>
            </w:r>
            <w:proofErr w:type="spellEnd"/>
            <w:r w:rsidRPr="0013566D">
              <w:rPr>
                <w:rStyle w:val="cf01"/>
                <w:rFonts w:ascii="Times New Roman" w:hAnsi="Times New Roman" w:cs="Times New Roman"/>
                <w:sz w:val="16"/>
                <w:szCs w:val="16"/>
              </w:rPr>
              <w:t xml:space="preserve"> sequential </w:t>
            </w:r>
            <w:proofErr w:type="spellStart"/>
            <w:proofErr w:type="gramStart"/>
            <w:r w:rsidRPr="0013566D">
              <w:rPr>
                <w:rStyle w:val="cf01"/>
                <w:rFonts w:ascii="Times New Roman" w:hAnsi="Times New Roman" w:cs="Times New Roman"/>
                <w:sz w:val="16"/>
                <w:szCs w:val="16"/>
              </w:rPr>
              <w:t>berupa</w:t>
            </w:r>
            <w:proofErr w:type="spellEnd"/>
            <w:r w:rsidRPr="0013566D">
              <w:rPr>
                <w:rStyle w:val="cf01"/>
                <w:rFonts w:ascii="Times New Roman" w:hAnsi="Times New Roman" w:cs="Times New Roman"/>
                <w:sz w:val="16"/>
                <w:szCs w:val="16"/>
              </w:rPr>
              <w:t>  layer</w:t>
            </w:r>
            <w:proofErr w:type="gramEnd"/>
            <w:r w:rsidRPr="0013566D">
              <w:rPr>
                <w:rStyle w:val="cf01"/>
                <w:rFonts w:ascii="Times New Roman" w:hAnsi="Times New Roman" w:cs="Times New Roman"/>
                <w:sz w:val="16"/>
                <w:szCs w:val="16"/>
              </w:rPr>
              <w:t xml:space="preserve">-layer yang </w:t>
            </w:r>
            <w:proofErr w:type="spellStart"/>
            <w:r w:rsidRPr="0013566D">
              <w:rPr>
                <w:rStyle w:val="cf01"/>
                <w:rFonts w:ascii="Times New Roman" w:hAnsi="Times New Roman" w:cs="Times New Roman"/>
                <w:sz w:val="16"/>
                <w:szCs w:val="16"/>
              </w:rPr>
              <w:t>dibutuhkan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yaitu</w:t>
            </w:r>
            <w:proofErr w:type="spellEnd"/>
            <w:r w:rsidRPr="0013566D">
              <w:rPr>
                <w:rStyle w:val="cf01"/>
                <w:rFonts w:ascii="Times New Roman" w:hAnsi="Times New Roman" w:cs="Times New Roman"/>
                <w:sz w:val="16"/>
                <w:szCs w:val="16"/>
              </w:rPr>
              <w:t xml:space="preserve"> layer Convolutional </w:t>
            </w:r>
            <w:r w:rsidRPr="0013566D">
              <w:rPr>
                <w:rStyle w:val="cf01"/>
                <w:rFonts w:ascii="Times New Roman" w:hAnsi="Times New Roman" w:cs="Times New Roman"/>
                <w:sz w:val="16"/>
                <w:szCs w:val="16"/>
              </w:rPr>
              <w:lastRenderedPageBreak/>
              <w:t xml:space="preserve">2D, layer Max Polling, layer Convolutional 2D, layer Max Polling, layer Convolutional 2D, layer Max Polling, layer Convolutional 2D, layer Dropout, layer Flatten, layer Dropout, dan </w:t>
            </w:r>
            <w:proofErr w:type="spellStart"/>
            <w:r w:rsidRPr="0013566D">
              <w:rPr>
                <w:rStyle w:val="cf01"/>
                <w:rFonts w:ascii="Times New Roman" w:hAnsi="Times New Roman" w:cs="Times New Roman"/>
                <w:sz w:val="16"/>
                <w:szCs w:val="16"/>
              </w:rPr>
              <w:t>diakhiri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layer Dense dan compile.  </w:t>
            </w:r>
            <w:proofErr w:type="spellStart"/>
            <w:r w:rsidRPr="0013566D">
              <w:rPr>
                <w:rStyle w:val="cf01"/>
                <w:rFonts w:ascii="Times New Roman" w:hAnsi="Times New Roman" w:cs="Times New Roman"/>
                <w:sz w:val="16"/>
                <w:szCs w:val="16"/>
              </w:rPr>
              <w:t>Tahap</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terakhir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melakukan</w:t>
            </w:r>
            <w:proofErr w:type="spellEnd"/>
            <w:r w:rsidRPr="0013566D">
              <w:rPr>
                <w:rStyle w:val="cf01"/>
                <w:rFonts w:ascii="Times New Roman" w:hAnsi="Times New Roman" w:cs="Times New Roman"/>
                <w:sz w:val="16"/>
                <w:szCs w:val="16"/>
              </w:rPr>
              <w:t xml:space="preserve"> uji </w:t>
            </w:r>
            <w:proofErr w:type="spellStart"/>
            <w:r w:rsidRPr="0013566D">
              <w:rPr>
                <w:rStyle w:val="cf01"/>
                <w:rFonts w:ascii="Times New Roman" w:hAnsi="Times New Roman" w:cs="Times New Roman"/>
                <w:sz w:val="16"/>
                <w:szCs w:val="16"/>
              </w:rPr>
              <w:t>coba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alat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tersebut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Yunanto</w:t>
            </w:r>
            <w:proofErr w:type="spellEnd"/>
            <w:r w:rsidRPr="0013566D">
              <w:rPr>
                <w:rStyle w:val="cf01"/>
                <w:rFonts w:ascii="Times New Roman" w:hAnsi="Times New Roman" w:cs="Times New Roman"/>
                <w:sz w:val="16"/>
                <w:szCs w:val="16"/>
              </w:rPr>
              <w:t xml:space="preserve"> et al., 2020, pp. 1–3).</w:t>
            </w:r>
          </w:p>
          <w:p w14:paraId="322F1067" w14:textId="77777777" w:rsidR="00B83C1C" w:rsidRPr="0013566D" w:rsidRDefault="00B83C1C" w:rsidP="00F54E9C">
            <w:pPr>
              <w:rPr>
                <w:sz w:val="16"/>
                <w:szCs w:val="16"/>
                <w:lang w:val="id-ID"/>
              </w:rPr>
            </w:pPr>
          </w:p>
        </w:tc>
        <w:tc>
          <w:tcPr>
            <w:tcW w:w="1229" w:type="dxa"/>
          </w:tcPr>
          <w:p w14:paraId="52950C5E" w14:textId="4196A3B7" w:rsidR="00B83C1C" w:rsidRPr="0013566D" w:rsidRDefault="002320F4" w:rsidP="00F54E9C">
            <w:pPr>
              <w:rPr>
                <w:sz w:val="16"/>
                <w:szCs w:val="16"/>
                <w:lang w:val="id-ID"/>
              </w:rPr>
            </w:pPr>
            <w:proofErr w:type="spellStart"/>
            <w:r w:rsidRPr="0013566D">
              <w:rPr>
                <w:rStyle w:val="cf31"/>
                <w:rFonts w:ascii="Times New Roman" w:hAnsi="Times New Roman" w:cs="Times New Roman"/>
                <w:sz w:val="16"/>
                <w:szCs w:val="16"/>
              </w:rPr>
              <w:lastRenderedPageBreak/>
              <w:t>Tahap</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Penelitian</w:t>
            </w:r>
            <w:proofErr w:type="spellEnd"/>
            <w:r w:rsidRPr="0013566D">
              <w:rPr>
                <w:rStyle w:val="cf31"/>
                <w:rFonts w:ascii="Times New Roman" w:hAnsi="Times New Roman" w:cs="Times New Roman"/>
                <w:sz w:val="16"/>
                <w:szCs w:val="16"/>
              </w:rPr>
              <w:t xml:space="preserve"> </w:t>
            </w:r>
            <w:proofErr w:type="spellStart"/>
            <w:proofErr w:type="gramStart"/>
            <w:r w:rsidRPr="0013566D">
              <w:rPr>
                <w:rStyle w:val="cf31"/>
                <w:rFonts w:ascii="Times New Roman" w:hAnsi="Times New Roman" w:cs="Times New Roman"/>
                <w:sz w:val="16"/>
                <w:szCs w:val="16"/>
              </w:rPr>
              <w:t>ini</w:t>
            </w:r>
            <w:proofErr w:type="spellEnd"/>
            <w:r w:rsidRPr="0013566D">
              <w:rPr>
                <w:rStyle w:val="cf31"/>
                <w:rFonts w:ascii="Times New Roman" w:hAnsi="Times New Roman" w:cs="Times New Roman"/>
                <w:sz w:val="16"/>
                <w:szCs w:val="16"/>
              </w:rPr>
              <w:t xml:space="preserve">, </w:t>
            </w:r>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Pertama</w:t>
            </w:r>
            <w:proofErr w:type="spellEnd"/>
            <w:proofErr w:type="gram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lengan</w:t>
            </w:r>
            <w:proofErr w:type="spellEnd"/>
            <w:r w:rsidRPr="0013566D">
              <w:rPr>
                <w:rStyle w:val="cf01"/>
                <w:rFonts w:ascii="Times New Roman" w:hAnsi="Times New Roman" w:cs="Times New Roman"/>
                <w:sz w:val="16"/>
                <w:szCs w:val="16"/>
              </w:rPr>
              <w:t xml:space="preserve"> robot </w:t>
            </w:r>
            <w:proofErr w:type="spellStart"/>
            <w:r w:rsidRPr="0013566D">
              <w:rPr>
                <w:rStyle w:val="cf01"/>
                <w:rFonts w:ascii="Times New Roman" w:hAnsi="Times New Roman" w:cs="Times New Roman"/>
                <w:sz w:val="16"/>
                <w:szCs w:val="16"/>
              </w:rPr>
              <w:t>atau</w:t>
            </w:r>
            <w:proofErr w:type="spellEnd"/>
            <w:r w:rsidRPr="0013566D">
              <w:rPr>
                <w:rStyle w:val="cf01"/>
                <w:rFonts w:ascii="Times New Roman" w:hAnsi="Times New Roman" w:cs="Times New Roman"/>
                <w:sz w:val="16"/>
                <w:szCs w:val="16"/>
              </w:rPr>
              <w:t xml:space="preserve"> gripper collector </w:t>
            </w:r>
            <w:proofErr w:type="spellStart"/>
            <w:r w:rsidRPr="0013566D">
              <w:rPr>
                <w:rStyle w:val="cf01"/>
                <w:rFonts w:ascii="Times New Roman" w:hAnsi="Times New Roman" w:cs="Times New Roman"/>
                <w:sz w:val="16"/>
                <w:szCs w:val="16"/>
              </w:rPr>
              <w:t>mengangkut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buah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markisa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berputar</w:t>
            </w:r>
            <w:proofErr w:type="spellEnd"/>
            <w:r w:rsidRPr="0013566D">
              <w:rPr>
                <w:rStyle w:val="cf01"/>
                <w:rFonts w:ascii="Times New Roman" w:hAnsi="Times New Roman" w:cs="Times New Roman"/>
                <w:sz w:val="16"/>
                <w:szCs w:val="16"/>
              </w:rPr>
              <w:t xml:space="preserve"> di </w:t>
            </w:r>
            <w:proofErr w:type="spellStart"/>
            <w:r w:rsidRPr="0013566D">
              <w:rPr>
                <w:rStyle w:val="cf01"/>
                <w:rFonts w:ascii="Times New Roman" w:hAnsi="Times New Roman" w:cs="Times New Roman"/>
                <w:sz w:val="16"/>
                <w:szCs w:val="16"/>
              </w:rPr>
              <w:t>depan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kamera</w:t>
            </w:r>
            <w:proofErr w:type="spellEnd"/>
            <w:r w:rsidRPr="0013566D">
              <w:rPr>
                <w:rStyle w:val="cf01"/>
                <w:rFonts w:ascii="Times New Roman" w:hAnsi="Times New Roman" w:cs="Times New Roman"/>
                <w:sz w:val="16"/>
                <w:szCs w:val="16"/>
              </w:rPr>
              <w:t xml:space="preserve"> 360 </w:t>
            </w:r>
            <w:proofErr w:type="spellStart"/>
            <w:r w:rsidRPr="0013566D">
              <w:rPr>
                <w:rStyle w:val="cf01"/>
                <w:rFonts w:ascii="Times New Roman" w:hAnsi="Times New Roman" w:cs="Times New Roman"/>
                <w:sz w:val="16"/>
                <w:szCs w:val="16"/>
              </w:rPr>
              <w:t>derajat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supaya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permukaan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buah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markisa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terlihat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secara</w:t>
            </w:r>
            <w:proofErr w:type="spellEnd"/>
            <w:r w:rsidRPr="0013566D">
              <w:rPr>
                <w:rStyle w:val="cf01"/>
                <w:rFonts w:ascii="Times New Roman" w:hAnsi="Times New Roman" w:cs="Times New Roman"/>
                <w:sz w:val="16"/>
                <w:szCs w:val="16"/>
              </w:rPr>
              <w:t xml:space="preserve"> detail. </w:t>
            </w:r>
            <w:proofErr w:type="spellStart"/>
            <w:r w:rsidRPr="0013566D">
              <w:rPr>
                <w:rStyle w:val="cf01"/>
                <w:rFonts w:ascii="Times New Roman" w:hAnsi="Times New Roman" w:cs="Times New Roman"/>
                <w:sz w:val="16"/>
                <w:szCs w:val="16"/>
              </w:rPr>
              <w:t>Selanjutnya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kamera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citra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tinggi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melakukan</w:t>
            </w:r>
            <w:proofErr w:type="spellEnd"/>
            <w:r w:rsidRPr="0013566D">
              <w:rPr>
                <w:rStyle w:val="cf01"/>
                <w:rFonts w:ascii="Times New Roman" w:hAnsi="Times New Roman" w:cs="Times New Roman"/>
                <w:sz w:val="16"/>
                <w:szCs w:val="16"/>
              </w:rPr>
              <w:t xml:space="preserve"> proses </w:t>
            </w:r>
            <w:proofErr w:type="spellStart"/>
            <w:r w:rsidRPr="0013566D">
              <w:rPr>
                <w:rStyle w:val="cf01"/>
                <w:rFonts w:ascii="Times New Roman" w:hAnsi="Times New Roman" w:cs="Times New Roman"/>
                <w:sz w:val="16"/>
                <w:szCs w:val="16"/>
              </w:rPr>
              <w:t>pemilihan</w:t>
            </w:r>
            <w:proofErr w:type="spellEnd"/>
            <w:r w:rsidRPr="0013566D">
              <w:rPr>
                <w:rStyle w:val="cf01"/>
                <w:rFonts w:ascii="Times New Roman" w:hAnsi="Times New Roman" w:cs="Times New Roman"/>
                <w:sz w:val="16"/>
                <w:szCs w:val="16"/>
              </w:rPr>
              <w:t xml:space="preserve">, dan </w:t>
            </w:r>
            <w:proofErr w:type="spellStart"/>
            <w:r w:rsidRPr="0013566D">
              <w:rPr>
                <w:rStyle w:val="cf01"/>
                <w:rFonts w:ascii="Times New Roman" w:hAnsi="Times New Roman" w:cs="Times New Roman"/>
                <w:sz w:val="16"/>
                <w:szCs w:val="16"/>
              </w:rPr>
              <w:t>kamera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melakukan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pemilihan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tiga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bagian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penting</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yakni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matang</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mengkal</w:t>
            </w:r>
            <w:proofErr w:type="spellEnd"/>
            <w:r w:rsidRPr="0013566D">
              <w:rPr>
                <w:rStyle w:val="cf01"/>
                <w:rFonts w:ascii="Times New Roman" w:hAnsi="Times New Roman" w:cs="Times New Roman"/>
                <w:sz w:val="16"/>
                <w:szCs w:val="16"/>
              </w:rPr>
              <w:t xml:space="preserve"> dan </w:t>
            </w:r>
            <w:proofErr w:type="spellStart"/>
            <w:r w:rsidRPr="0013566D">
              <w:rPr>
                <w:rStyle w:val="cf01"/>
                <w:rFonts w:ascii="Times New Roman" w:hAnsi="Times New Roman" w:cs="Times New Roman"/>
                <w:sz w:val="16"/>
                <w:szCs w:val="16"/>
              </w:rPr>
              <w:t>mentah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Sistem</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ini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dikenal</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sistem</w:t>
            </w:r>
            <w:proofErr w:type="spellEnd"/>
            <w:r w:rsidRPr="0013566D">
              <w:rPr>
                <w:rStyle w:val="cf01"/>
                <w:rFonts w:ascii="Times New Roman" w:hAnsi="Times New Roman" w:cs="Times New Roman"/>
                <w:sz w:val="16"/>
                <w:szCs w:val="16"/>
              </w:rPr>
              <w:t xml:space="preserve"> clustering. Metode </w:t>
            </w:r>
            <w:proofErr w:type="spellStart"/>
            <w:r w:rsidRPr="0013566D">
              <w:rPr>
                <w:rStyle w:val="cf01"/>
                <w:rFonts w:ascii="Times New Roman" w:hAnsi="Times New Roman" w:cs="Times New Roman"/>
                <w:sz w:val="16"/>
                <w:szCs w:val="16"/>
              </w:rPr>
              <w:t>visi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komputer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sebagai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pengekstrak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fitur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algoritma</w:t>
            </w:r>
            <w:proofErr w:type="spellEnd"/>
            <w:r w:rsidRPr="0013566D">
              <w:rPr>
                <w:rStyle w:val="cf01"/>
                <w:rFonts w:ascii="Times New Roman" w:hAnsi="Times New Roman" w:cs="Times New Roman"/>
                <w:sz w:val="16"/>
                <w:szCs w:val="16"/>
              </w:rPr>
              <w:t xml:space="preserve"> C-45, neural network dan Multi Class Support Vector Machine </w:t>
            </w:r>
            <w:proofErr w:type="spellStart"/>
            <w:r w:rsidRPr="0013566D">
              <w:rPr>
                <w:rStyle w:val="cf01"/>
                <w:rFonts w:ascii="Times New Roman" w:hAnsi="Times New Roman" w:cs="Times New Roman"/>
                <w:sz w:val="16"/>
                <w:szCs w:val="16"/>
              </w:rPr>
              <w:t>melakukan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klasifikasi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berdasarkan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visi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komputer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Komputer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melakukan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klasifikasi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atau</w:t>
            </w:r>
            <w:proofErr w:type="spellEnd"/>
            <w:r w:rsidRPr="0013566D">
              <w:rPr>
                <w:rStyle w:val="cf01"/>
                <w:rFonts w:ascii="Times New Roman" w:hAnsi="Times New Roman" w:cs="Times New Roman"/>
                <w:sz w:val="16"/>
                <w:szCs w:val="16"/>
              </w:rPr>
              <w:t xml:space="preserve"> </w:t>
            </w:r>
            <w:proofErr w:type="spellStart"/>
            <w:proofErr w:type="gramStart"/>
            <w:r w:rsidRPr="0013566D">
              <w:rPr>
                <w:rStyle w:val="cf01"/>
                <w:rFonts w:ascii="Times New Roman" w:hAnsi="Times New Roman" w:cs="Times New Roman"/>
                <w:sz w:val="16"/>
                <w:szCs w:val="16"/>
              </w:rPr>
              <w:t>seleksi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berdasarkan</w:t>
            </w:r>
            <w:proofErr w:type="spellEnd"/>
            <w:proofErr w:type="gramEnd"/>
            <w:r w:rsidRPr="0013566D">
              <w:rPr>
                <w:rStyle w:val="cf01"/>
                <w:rFonts w:ascii="Times New Roman" w:hAnsi="Times New Roman" w:cs="Times New Roman"/>
                <w:sz w:val="16"/>
                <w:szCs w:val="16"/>
              </w:rPr>
              <w:t xml:space="preserve"> input </w:t>
            </w:r>
            <w:proofErr w:type="spellStart"/>
            <w:r w:rsidRPr="0013566D">
              <w:rPr>
                <w:rStyle w:val="cf01"/>
                <w:rFonts w:ascii="Times New Roman" w:hAnsi="Times New Roman" w:cs="Times New Roman"/>
                <w:sz w:val="16"/>
                <w:szCs w:val="16"/>
              </w:rPr>
              <w:t>visi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komputer</w:t>
            </w:r>
            <w:proofErr w:type="spellEnd"/>
            <w:r w:rsidRPr="0013566D">
              <w:rPr>
                <w:rStyle w:val="cf01"/>
                <w:rFonts w:ascii="Times New Roman" w:hAnsi="Times New Roman" w:cs="Times New Roman"/>
                <w:sz w:val="16"/>
                <w:szCs w:val="16"/>
              </w:rPr>
              <w:t xml:space="preserve"> yang </w:t>
            </w:r>
            <w:proofErr w:type="spellStart"/>
            <w:r w:rsidRPr="0013566D">
              <w:rPr>
                <w:rStyle w:val="cf01"/>
                <w:rFonts w:ascii="Times New Roman" w:hAnsi="Times New Roman" w:cs="Times New Roman"/>
                <w:sz w:val="16"/>
                <w:szCs w:val="16"/>
              </w:rPr>
              <w:t>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menggerakkan</w:t>
            </w:r>
            <w:proofErr w:type="spellEnd"/>
            <w:r w:rsidRPr="0013566D">
              <w:rPr>
                <w:rStyle w:val="cf01"/>
                <w:rFonts w:ascii="Times New Roman" w:hAnsi="Times New Roman" w:cs="Times New Roman"/>
                <w:sz w:val="16"/>
                <w:szCs w:val="16"/>
              </w:rPr>
              <w:t>(</w:t>
            </w:r>
            <w:proofErr w:type="spellStart"/>
            <w:r w:rsidRPr="0013566D">
              <w:rPr>
                <w:rStyle w:val="cf01"/>
                <w:rFonts w:ascii="Times New Roman" w:hAnsi="Times New Roman" w:cs="Times New Roman"/>
                <w:sz w:val="16"/>
                <w:szCs w:val="16"/>
              </w:rPr>
              <w:t>Sidehabi</w:t>
            </w:r>
            <w:proofErr w:type="spellEnd"/>
            <w:r w:rsidRPr="0013566D">
              <w:rPr>
                <w:rStyle w:val="cf01"/>
                <w:rFonts w:ascii="Times New Roman" w:hAnsi="Times New Roman" w:cs="Times New Roman"/>
                <w:sz w:val="16"/>
                <w:szCs w:val="16"/>
              </w:rPr>
              <w:t>, 2019, p. 51</w:t>
            </w:r>
            <w:r w:rsidR="00A669C9" w:rsidRPr="0013566D">
              <w:rPr>
                <w:rStyle w:val="cf01"/>
                <w:rFonts w:ascii="Times New Roman" w:hAnsi="Times New Roman" w:cs="Times New Roman"/>
                <w:sz w:val="16"/>
                <w:szCs w:val="16"/>
              </w:rPr>
              <w:t>.</w:t>
            </w:r>
          </w:p>
        </w:tc>
      </w:tr>
      <w:tr w:rsidR="00B83C1C" w:rsidRPr="0013566D" w14:paraId="12A6F1B5" w14:textId="77777777" w:rsidTr="00B1224F">
        <w:tc>
          <w:tcPr>
            <w:tcW w:w="988" w:type="dxa"/>
          </w:tcPr>
          <w:p w14:paraId="4B79F680" w14:textId="069071BB" w:rsidR="00B83C1C" w:rsidRPr="0013566D" w:rsidRDefault="00B83C1C" w:rsidP="00B83C1C">
            <w:pPr>
              <w:rPr>
                <w:sz w:val="16"/>
                <w:szCs w:val="16"/>
                <w:lang w:val="id-ID"/>
              </w:rPr>
            </w:pPr>
            <w:r w:rsidRPr="0013566D">
              <w:rPr>
                <w:sz w:val="16"/>
                <w:szCs w:val="16"/>
                <w:lang w:val="id-ID"/>
              </w:rPr>
              <w:lastRenderedPageBreak/>
              <w:t>Perbedaan</w:t>
            </w:r>
          </w:p>
        </w:tc>
        <w:tc>
          <w:tcPr>
            <w:tcW w:w="1701" w:type="dxa"/>
          </w:tcPr>
          <w:p w14:paraId="20F26704" w14:textId="52DE51CF" w:rsidR="00B83C1C" w:rsidRPr="0013566D" w:rsidRDefault="00B756A0" w:rsidP="00F54E9C">
            <w:pPr>
              <w:rPr>
                <w:sz w:val="16"/>
                <w:szCs w:val="16"/>
                <w:lang w:val="id-ID"/>
              </w:rPr>
            </w:pPr>
            <w:r w:rsidRPr="0013566D">
              <w:rPr>
                <w:rStyle w:val="cf01"/>
                <w:rFonts w:ascii="Times New Roman" w:hAnsi="Times New Roman" w:cs="Times New Roman"/>
                <w:color w:val="000000" w:themeColor="text1"/>
                <w:sz w:val="16"/>
                <w:szCs w:val="16"/>
              </w:rPr>
              <w:t>A</w:t>
            </w:r>
            <w:r w:rsidR="00C92E24" w:rsidRPr="0013566D">
              <w:rPr>
                <w:rStyle w:val="cf01"/>
                <w:rFonts w:ascii="Times New Roman" w:hAnsi="Times New Roman" w:cs="Times New Roman"/>
                <w:color w:val="000000" w:themeColor="text1"/>
                <w:sz w:val="16"/>
                <w:szCs w:val="16"/>
              </w:rPr>
              <w:t xml:space="preserve">lat yang </w:t>
            </w:r>
            <w:proofErr w:type="spellStart"/>
            <w:r w:rsidR="00C92E24" w:rsidRPr="0013566D">
              <w:rPr>
                <w:rStyle w:val="cf01"/>
                <w:rFonts w:ascii="Times New Roman" w:hAnsi="Times New Roman" w:cs="Times New Roman"/>
                <w:color w:val="000000" w:themeColor="text1"/>
                <w:sz w:val="16"/>
                <w:szCs w:val="16"/>
              </w:rPr>
              <w:t>digunakan</w:t>
            </w:r>
            <w:proofErr w:type="spellEnd"/>
            <w:r w:rsidR="00C92E24" w:rsidRPr="0013566D">
              <w:rPr>
                <w:rStyle w:val="cf01"/>
                <w:rFonts w:ascii="Times New Roman" w:hAnsi="Times New Roman" w:cs="Times New Roman"/>
                <w:color w:val="000000" w:themeColor="text1"/>
                <w:sz w:val="16"/>
                <w:szCs w:val="16"/>
              </w:rPr>
              <w:t xml:space="preserve"> </w:t>
            </w:r>
            <w:proofErr w:type="spellStart"/>
            <w:r w:rsidR="00C92E24" w:rsidRPr="0013566D">
              <w:rPr>
                <w:rStyle w:val="cf01"/>
                <w:rFonts w:ascii="Times New Roman" w:hAnsi="Times New Roman" w:cs="Times New Roman"/>
                <w:color w:val="000000" w:themeColor="text1"/>
                <w:sz w:val="16"/>
                <w:szCs w:val="16"/>
              </w:rPr>
              <w:t>adalah</w:t>
            </w:r>
            <w:proofErr w:type="spellEnd"/>
            <w:r w:rsidR="00C92E24" w:rsidRPr="0013566D">
              <w:rPr>
                <w:rStyle w:val="cf01"/>
                <w:rFonts w:ascii="Times New Roman" w:hAnsi="Times New Roman" w:cs="Times New Roman"/>
                <w:color w:val="000000" w:themeColor="text1"/>
                <w:sz w:val="16"/>
                <w:szCs w:val="16"/>
              </w:rPr>
              <w:t xml:space="preserve"> </w:t>
            </w:r>
            <w:proofErr w:type="spellStart"/>
            <w:r w:rsidR="00C92E24" w:rsidRPr="0013566D">
              <w:rPr>
                <w:rStyle w:val="cf01"/>
                <w:rFonts w:ascii="Times New Roman" w:hAnsi="Times New Roman" w:cs="Times New Roman"/>
                <w:b/>
                <w:bCs/>
                <w:color w:val="000000" w:themeColor="text1"/>
                <w:sz w:val="16"/>
                <w:szCs w:val="16"/>
              </w:rPr>
              <w:t>Refakrometer</w:t>
            </w:r>
            <w:proofErr w:type="spellEnd"/>
            <w:r w:rsidR="00C92E24" w:rsidRPr="0013566D">
              <w:rPr>
                <w:rStyle w:val="cf01"/>
                <w:rFonts w:ascii="Times New Roman" w:hAnsi="Times New Roman" w:cs="Times New Roman"/>
                <w:b/>
                <w:bCs/>
                <w:color w:val="000000" w:themeColor="text1"/>
                <w:sz w:val="16"/>
                <w:szCs w:val="16"/>
              </w:rPr>
              <w:t xml:space="preserve"> </w:t>
            </w:r>
            <w:proofErr w:type="spellStart"/>
            <w:r w:rsidR="00C92E24" w:rsidRPr="0013566D">
              <w:rPr>
                <w:rStyle w:val="cf01"/>
                <w:rFonts w:ascii="Times New Roman" w:hAnsi="Times New Roman" w:cs="Times New Roman"/>
                <w:b/>
                <w:bCs/>
                <w:color w:val="000000" w:themeColor="text1"/>
                <w:sz w:val="16"/>
                <w:szCs w:val="16"/>
              </w:rPr>
              <w:t>Atago</w:t>
            </w:r>
            <w:proofErr w:type="spellEnd"/>
            <w:r w:rsidR="00C92E24" w:rsidRPr="0013566D">
              <w:rPr>
                <w:rStyle w:val="cf01"/>
                <w:rFonts w:ascii="Times New Roman" w:hAnsi="Times New Roman" w:cs="Times New Roman"/>
                <w:b/>
                <w:bCs/>
                <w:color w:val="000000" w:themeColor="text1"/>
                <w:sz w:val="16"/>
                <w:szCs w:val="16"/>
              </w:rPr>
              <w:t xml:space="preserve"> Master, Penetrometer, </w:t>
            </w:r>
            <w:proofErr w:type="spellStart"/>
            <w:r w:rsidR="00C92E24" w:rsidRPr="0013566D">
              <w:rPr>
                <w:rStyle w:val="cf01"/>
                <w:rFonts w:ascii="Times New Roman" w:hAnsi="Times New Roman" w:cs="Times New Roman"/>
                <w:b/>
                <w:bCs/>
                <w:color w:val="000000" w:themeColor="text1"/>
                <w:sz w:val="16"/>
                <w:szCs w:val="16"/>
              </w:rPr>
              <w:t>Timbangan</w:t>
            </w:r>
            <w:proofErr w:type="spellEnd"/>
            <w:r w:rsidR="00C92E24" w:rsidRPr="0013566D">
              <w:rPr>
                <w:rStyle w:val="cf01"/>
                <w:rFonts w:ascii="Times New Roman" w:hAnsi="Times New Roman" w:cs="Times New Roman"/>
                <w:b/>
                <w:bCs/>
                <w:color w:val="000000" w:themeColor="text1"/>
                <w:sz w:val="16"/>
                <w:szCs w:val="16"/>
              </w:rPr>
              <w:t xml:space="preserve"> Digutan, Kamera CCD3 31BUO4.H, </w:t>
            </w:r>
            <w:proofErr w:type="spellStart"/>
            <w:r w:rsidR="00C92E24" w:rsidRPr="0013566D">
              <w:rPr>
                <w:rStyle w:val="cf01"/>
                <w:rFonts w:ascii="Times New Roman" w:hAnsi="Times New Roman" w:cs="Times New Roman"/>
                <w:b/>
                <w:bCs/>
                <w:color w:val="000000" w:themeColor="text1"/>
                <w:sz w:val="16"/>
                <w:szCs w:val="16"/>
              </w:rPr>
              <w:t>meja</w:t>
            </w:r>
            <w:proofErr w:type="spellEnd"/>
            <w:r w:rsidR="00C92E24" w:rsidRPr="0013566D">
              <w:rPr>
                <w:rStyle w:val="cf01"/>
                <w:rFonts w:ascii="Times New Roman" w:hAnsi="Times New Roman" w:cs="Times New Roman"/>
                <w:b/>
                <w:bCs/>
                <w:color w:val="000000" w:themeColor="text1"/>
                <w:sz w:val="16"/>
                <w:szCs w:val="16"/>
              </w:rPr>
              <w:t xml:space="preserve"> </w:t>
            </w:r>
            <w:proofErr w:type="spellStart"/>
            <w:r w:rsidR="00C92E24" w:rsidRPr="0013566D">
              <w:rPr>
                <w:rStyle w:val="cf01"/>
                <w:rFonts w:ascii="Times New Roman" w:hAnsi="Times New Roman" w:cs="Times New Roman"/>
                <w:b/>
                <w:bCs/>
                <w:color w:val="000000" w:themeColor="text1"/>
                <w:sz w:val="16"/>
                <w:szCs w:val="16"/>
              </w:rPr>
              <w:t>pengambil</w:t>
            </w:r>
            <w:proofErr w:type="spellEnd"/>
            <w:r w:rsidR="00C92E24" w:rsidRPr="0013566D">
              <w:rPr>
                <w:rStyle w:val="cf01"/>
                <w:rFonts w:ascii="Times New Roman" w:hAnsi="Times New Roman" w:cs="Times New Roman"/>
                <w:b/>
                <w:bCs/>
                <w:color w:val="000000" w:themeColor="text1"/>
                <w:sz w:val="16"/>
                <w:szCs w:val="16"/>
              </w:rPr>
              <w:t xml:space="preserve"> </w:t>
            </w:r>
            <w:proofErr w:type="spellStart"/>
            <w:r w:rsidR="00C92E24" w:rsidRPr="0013566D">
              <w:rPr>
                <w:rStyle w:val="cf01"/>
                <w:rFonts w:ascii="Times New Roman" w:hAnsi="Times New Roman" w:cs="Times New Roman"/>
                <w:b/>
                <w:bCs/>
                <w:color w:val="000000" w:themeColor="text1"/>
                <w:sz w:val="16"/>
                <w:szCs w:val="16"/>
              </w:rPr>
              <w:t>gambar</w:t>
            </w:r>
            <w:proofErr w:type="spellEnd"/>
            <w:r w:rsidR="00C92E24" w:rsidRPr="0013566D">
              <w:rPr>
                <w:rStyle w:val="cf01"/>
                <w:rFonts w:ascii="Times New Roman" w:hAnsi="Times New Roman" w:cs="Times New Roman"/>
                <w:b/>
                <w:bCs/>
                <w:color w:val="000000" w:themeColor="text1"/>
                <w:sz w:val="16"/>
                <w:szCs w:val="16"/>
              </w:rPr>
              <w:t xml:space="preserve">, 4 </w:t>
            </w:r>
            <w:proofErr w:type="spellStart"/>
            <w:r w:rsidR="00C92E24" w:rsidRPr="0013566D">
              <w:rPr>
                <w:rStyle w:val="cf01"/>
                <w:rFonts w:ascii="Times New Roman" w:hAnsi="Times New Roman" w:cs="Times New Roman"/>
                <w:b/>
                <w:bCs/>
                <w:color w:val="000000" w:themeColor="text1"/>
                <w:sz w:val="16"/>
                <w:szCs w:val="16"/>
              </w:rPr>
              <w:t>buah</w:t>
            </w:r>
            <w:proofErr w:type="spellEnd"/>
            <w:r w:rsidR="00C92E24" w:rsidRPr="0013566D">
              <w:rPr>
                <w:rStyle w:val="cf01"/>
                <w:rFonts w:ascii="Times New Roman" w:hAnsi="Times New Roman" w:cs="Times New Roman"/>
                <w:b/>
                <w:bCs/>
                <w:color w:val="000000" w:themeColor="text1"/>
                <w:sz w:val="16"/>
                <w:szCs w:val="16"/>
              </w:rPr>
              <w:t xml:space="preserve"> </w:t>
            </w:r>
            <w:proofErr w:type="spellStart"/>
            <w:r w:rsidR="00C92E24" w:rsidRPr="0013566D">
              <w:rPr>
                <w:rStyle w:val="cf01"/>
                <w:rFonts w:ascii="Times New Roman" w:hAnsi="Times New Roman" w:cs="Times New Roman"/>
                <w:b/>
                <w:bCs/>
                <w:color w:val="000000" w:themeColor="text1"/>
                <w:sz w:val="16"/>
                <w:szCs w:val="16"/>
              </w:rPr>
              <w:t>lampu</w:t>
            </w:r>
            <w:proofErr w:type="spellEnd"/>
            <w:r w:rsidR="00C92E24" w:rsidRPr="0013566D">
              <w:rPr>
                <w:rStyle w:val="cf01"/>
                <w:rFonts w:ascii="Times New Roman" w:hAnsi="Times New Roman" w:cs="Times New Roman"/>
                <w:b/>
                <w:bCs/>
                <w:color w:val="000000" w:themeColor="text1"/>
                <w:sz w:val="16"/>
                <w:szCs w:val="16"/>
              </w:rPr>
              <w:t xml:space="preserve"> </w:t>
            </w:r>
            <w:proofErr w:type="spellStart"/>
            <w:r w:rsidR="00C92E24" w:rsidRPr="0013566D">
              <w:rPr>
                <w:rStyle w:val="cf01"/>
                <w:rFonts w:ascii="Times New Roman" w:hAnsi="Times New Roman" w:cs="Times New Roman"/>
                <w:b/>
                <w:bCs/>
                <w:color w:val="000000" w:themeColor="text1"/>
                <w:sz w:val="16"/>
                <w:szCs w:val="16"/>
              </w:rPr>
              <w:t>daya</w:t>
            </w:r>
            <w:proofErr w:type="spellEnd"/>
            <w:r w:rsidR="00C92E24" w:rsidRPr="0013566D">
              <w:rPr>
                <w:rStyle w:val="cf01"/>
                <w:rFonts w:ascii="Times New Roman" w:hAnsi="Times New Roman" w:cs="Times New Roman"/>
                <w:b/>
                <w:bCs/>
                <w:color w:val="000000" w:themeColor="text1"/>
                <w:sz w:val="16"/>
                <w:szCs w:val="16"/>
              </w:rPr>
              <w:t xml:space="preserve"> 5 Watt, </w:t>
            </w:r>
            <w:proofErr w:type="spellStart"/>
            <w:r w:rsidR="00C92E24" w:rsidRPr="0013566D">
              <w:rPr>
                <w:rStyle w:val="cf01"/>
                <w:rFonts w:ascii="Times New Roman" w:hAnsi="Times New Roman" w:cs="Times New Roman"/>
                <w:b/>
                <w:bCs/>
                <w:color w:val="000000" w:themeColor="text1"/>
                <w:sz w:val="16"/>
                <w:szCs w:val="16"/>
              </w:rPr>
              <w:t>komputer</w:t>
            </w:r>
            <w:proofErr w:type="spellEnd"/>
            <w:r w:rsidR="00C92E24" w:rsidRPr="0013566D">
              <w:rPr>
                <w:rStyle w:val="cf01"/>
                <w:rFonts w:ascii="Times New Roman" w:hAnsi="Times New Roman" w:cs="Times New Roman"/>
                <w:b/>
                <w:bCs/>
                <w:color w:val="000000" w:themeColor="text1"/>
                <w:sz w:val="16"/>
                <w:szCs w:val="16"/>
              </w:rPr>
              <w:t xml:space="preserve">, </w:t>
            </w:r>
            <w:proofErr w:type="spellStart"/>
            <w:r w:rsidR="00C92E24" w:rsidRPr="0013566D">
              <w:rPr>
                <w:rStyle w:val="cf01"/>
                <w:rFonts w:ascii="Times New Roman" w:hAnsi="Times New Roman" w:cs="Times New Roman"/>
                <w:b/>
                <w:bCs/>
                <w:color w:val="000000" w:themeColor="text1"/>
                <w:sz w:val="16"/>
                <w:szCs w:val="16"/>
              </w:rPr>
              <w:t>kain</w:t>
            </w:r>
            <w:proofErr w:type="spellEnd"/>
            <w:r w:rsidR="00C92E24" w:rsidRPr="0013566D">
              <w:rPr>
                <w:rStyle w:val="cf01"/>
                <w:rFonts w:ascii="Times New Roman" w:hAnsi="Times New Roman" w:cs="Times New Roman"/>
                <w:b/>
                <w:bCs/>
                <w:color w:val="000000" w:themeColor="text1"/>
                <w:sz w:val="16"/>
                <w:szCs w:val="16"/>
              </w:rPr>
              <w:t xml:space="preserve"> </w:t>
            </w:r>
            <w:proofErr w:type="spellStart"/>
            <w:r w:rsidR="00C92E24" w:rsidRPr="0013566D">
              <w:rPr>
                <w:rStyle w:val="cf01"/>
                <w:rFonts w:ascii="Times New Roman" w:hAnsi="Times New Roman" w:cs="Times New Roman"/>
                <w:b/>
                <w:bCs/>
                <w:color w:val="000000" w:themeColor="text1"/>
                <w:sz w:val="16"/>
                <w:szCs w:val="16"/>
              </w:rPr>
              <w:t>berwarna</w:t>
            </w:r>
            <w:proofErr w:type="spellEnd"/>
            <w:r w:rsidR="00C92E24" w:rsidRPr="0013566D">
              <w:rPr>
                <w:rStyle w:val="cf01"/>
                <w:rFonts w:ascii="Times New Roman" w:hAnsi="Times New Roman" w:cs="Times New Roman"/>
                <w:b/>
                <w:bCs/>
                <w:color w:val="000000" w:themeColor="text1"/>
                <w:sz w:val="16"/>
                <w:szCs w:val="16"/>
              </w:rPr>
              <w:t xml:space="preserve"> </w:t>
            </w:r>
            <w:proofErr w:type="spellStart"/>
            <w:r w:rsidR="00C92E24" w:rsidRPr="0013566D">
              <w:rPr>
                <w:rStyle w:val="cf01"/>
                <w:rFonts w:ascii="Times New Roman" w:hAnsi="Times New Roman" w:cs="Times New Roman"/>
                <w:b/>
                <w:bCs/>
                <w:color w:val="000000" w:themeColor="text1"/>
                <w:sz w:val="16"/>
                <w:szCs w:val="16"/>
              </w:rPr>
              <w:t>putih</w:t>
            </w:r>
            <w:proofErr w:type="spellEnd"/>
            <w:r w:rsidR="00C92E24" w:rsidRPr="0013566D">
              <w:rPr>
                <w:rStyle w:val="cf01"/>
                <w:rFonts w:ascii="Times New Roman" w:hAnsi="Times New Roman" w:cs="Times New Roman"/>
                <w:b/>
                <w:bCs/>
                <w:color w:val="000000" w:themeColor="text1"/>
                <w:sz w:val="16"/>
                <w:szCs w:val="16"/>
              </w:rPr>
              <w:t>,</w:t>
            </w:r>
            <w:r w:rsidR="00C92E24" w:rsidRPr="0013566D">
              <w:rPr>
                <w:rStyle w:val="cf01"/>
                <w:rFonts w:ascii="Times New Roman" w:hAnsi="Times New Roman" w:cs="Times New Roman"/>
                <w:color w:val="000000" w:themeColor="text1"/>
                <w:sz w:val="16"/>
                <w:szCs w:val="16"/>
              </w:rPr>
              <w:t xml:space="preserve"> program Jase Paint Shop Pro-9 dan Program IC Capture 2.2, Program </w:t>
            </w:r>
            <w:proofErr w:type="spellStart"/>
            <w:r w:rsidR="00C92E24" w:rsidRPr="0013566D">
              <w:rPr>
                <w:rStyle w:val="cf01"/>
                <w:rFonts w:ascii="Times New Roman" w:hAnsi="Times New Roman" w:cs="Times New Roman"/>
                <w:color w:val="000000" w:themeColor="text1"/>
                <w:sz w:val="16"/>
                <w:szCs w:val="16"/>
              </w:rPr>
              <w:t>Sharpdevelop</w:t>
            </w:r>
            <w:proofErr w:type="spellEnd"/>
            <w:r w:rsidR="00C92E24" w:rsidRPr="0013566D">
              <w:rPr>
                <w:rStyle w:val="cf01"/>
                <w:rFonts w:ascii="Times New Roman" w:hAnsi="Times New Roman" w:cs="Times New Roman"/>
                <w:color w:val="000000" w:themeColor="text1"/>
                <w:sz w:val="16"/>
                <w:szCs w:val="16"/>
              </w:rPr>
              <w:t xml:space="preserve"> 4.2, dan Software program Excel (</w:t>
            </w:r>
            <w:proofErr w:type="spellStart"/>
            <w:r w:rsidR="00C92E24" w:rsidRPr="0013566D">
              <w:rPr>
                <w:rStyle w:val="cf01"/>
                <w:rFonts w:ascii="Times New Roman" w:hAnsi="Times New Roman" w:cs="Times New Roman"/>
                <w:color w:val="000000" w:themeColor="text1"/>
                <w:sz w:val="16"/>
                <w:szCs w:val="16"/>
              </w:rPr>
              <w:t>Sholeha</w:t>
            </w:r>
            <w:proofErr w:type="spellEnd"/>
            <w:r w:rsidR="00C92E24" w:rsidRPr="0013566D">
              <w:rPr>
                <w:rStyle w:val="cf01"/>
                <w:rFonts w:ascii="Times New Roman" w:hAnsi="Times New Roman" w:cs="Times New Roman"/>
                <w:color w:val="000000" w:themeColor="text1"/>
                <w:sz w:val="16"/>
                <w:szCs w:val="16"/>
              </w:rPr>
              <w:t>, 2015, p. 12).</w:t>
            </w:r>
          </w:p>
        </w:tc>
        <w:tc>
          <w:tcPr>
            <w:tcW w:w="1555" w:type="dxa"/>
          </w:tcPr>
          <w:p w14:paraId="0E66C81E" w14:textId="500332A7" w:rsidR="00B83C1C" w:rsidRPr="0013566D" w:rsidRDefault="002222C3" w:rsidP="00F54E9C">
            <w:pPr>
              <w:rPr>
                <w:sz w:val="16"/>
                <w:szCs w:val="16"/>
                <w:lang w:val="id-ID"/>
              </w:rPr>
            </w:pPr>
            <w:r w:rsidRPr="0013566D">
              <w:rPr>
                <w:rStyle w:val="cf01"/>
                <w:rFonts w:ascii="Times New Roman" w:hAnsi="Times New Roman" w:cs="Times New Roman"/>
                <w:sz w:val="16"/>
                <w:szCs w:val="16"/>
              </w:rPr>
              <w:t xml:space="preserve">Bahan </w:t>
            </w:r>
            <w:proofErr w:type="spellStart"/>
            <w:r w:rsidR="006B1E11" w:rsidRPr="0013566D">
              <w:rPr>
                <w:rStyle w:val="cf01"/>
                <w:rFonts w:ascii="Times New Roman" w:hAnsi="Times New Roman" w:cs="Times New Roman"/>
                <w:sz w:val="16"/>
                <w:szCs w:val="16"/>
              </w:rPr>
              <w:t>Penelitian</w:t>
            </w:r>
            <w:proofErr w:type="spellEnd"/>
            <w:r w:rsidR="006B1E11" w:rsidRPr="0013566D">
              <w:rPr>
                <w:rStyle w:val="cf01"/>
                <w:rFonts w:ascii="Times New Roman" w:hAnsi="Times New Roman" w:cs="Times New Roman"/>
                <w:sz w:val="16"/>
                <w:szCs w:val="16"/>
              </w:rPr>
              <w:t xml:space="preserve"> </w:t>
            </w:r>
            <w:proofErr w:type="spellStart"/>
            <w:r w:rsidR="006B1E11" w:rsidRPr="0013566D">
              <w:rPr>
                <w:rStyle w:val="cf01"/>
                <w:rFonts w:ascii="Times New Roman" w:hAnsi="Times New Roman" w:cs="Times New Roman"/>
                <w:sz w:val="16"/>
                <w:szCs w:val="16"/>
              </w:rPr>
              <w:t>ini</w:t>
            </w:r>
            <w:proofErr w:type="spellEnd"/>
            <w:r w:rsidR="006B1E11" w:rsidRPr="0013566D">
              <w:rPr>
                <w:rStyle w:val="cf01"/>
                <w:rFonts w:ascii="Times New Roman" w:hAnsi="Times New Roman" w:cs="Times New Roman"/>
                <w:sz w:val="16"/>
                <w:szCs w:val="16"/>
              </w:rPr>
              <w:t xml:space="preserve"> </w:t>
            </w:r>
            <w:proofErr w:type="spellStart"/>
            <w:r w:rsidR="006B1E11" w:rsidRPr="0013566D">
              <w:rPr>
                <w:rStyle w:val="cf01"/>
                <w:rFonts w:ascii="Times New Roman" w:hAnsi="Times New Roman" w:cs="Times New Roman"/>
                <w:sz w:val="16"/>
                <w:szCs w:val="16"/>
              </w:rPr>
              <w:t>menggunakan</w:t>
            </w:r>
            <w:proofErr w:type="spellEnd"/>
            <w:r w:rsidR="006B1E11" w:rsidRPr="0013566D">
              <w:rPr>
                <w:rStyle w:val="cf01"/>
                <w:rFonts w:ascii="Times New Roman" w:hAnsi="Times New Roman" w:cs="Times New Roman"/>
                <w:sz w:val="16"/>
                <w:szCs w:val="16"/>
              </w:rPr>
              <w:t xml:space="preserve"> </w:t>
            </w:r>
            <w:proofErr w:type="spellStart"/>
            <w:r w:rsidR="006B1E11" w:rsidRPr="0013566D">
              <w:rPr>
                <w:rStyle w:val="cf01"/>
                <w:rFonts w:ascii="Times New Roman" w:hAnsi="Times New Roman" w:cs="Times New Roman"/>
                <w:sz w:val="16"/>
                <w:szCs w:val="16"/>
              </w:rPr>
              <w:t>bahan</w:t>
            </w:r>
            <w:proofErr w:type="spellEnd"/>
            <w:r w:rsidR="006B1E11" w:rsidRPr="0013566D">
              <w:rPr>
                <w:rStyle w:val="cf01"/>
                <w:rFonts w:ascii="Times New Roman" w:hAnsi="Times New Roman" w:cs="Times New Roman"/>
                <w:sz w:val="16"/>
                <w:szCs w:val="16"/>
              </w:rPr>
              <w:t xml:space="preserve"> </w:t>
            </w:r>
            <w:proofErr w:type="spellStart"/>
            <w:r w:rsidR="006B1E11" w:rsidRPr="0013566D">
              <w:rPr>
                <w:rStyle w:val="cf01"/>
                <w:rFonts w:ascii="Times New Roman" w:hAnsi="Times New Roman" w:cs="Times New Roman"/>
                <w:b/>
                <w:bCs/>
                <w:sz w:val="16"/>
                <w:szCs w:val="16"/>
              </w:rPr>
              <w:t>telur</w:t>
            </w:r>
            <w:proofErr w:type="spellEnd"/>
            <w:r w:rsidR="006B1E11" w:rsidRPr="0013566D">
              <w:rPr>
                <w:rStyle w:val="cf01"/>
                <w:rFonts w:ascii="Times New Roman" w:hAnsi="Times New Roman" w:cs="Times New Roman"/>
                <w:b/>
                <w:bCs/>
                <w:sz w:val="16"/>
                <w:szCs w:val="16"/>
              </w:rPr>
              <w:t xml:space="preserve"> </w:t>
            </w:r>
            <w:proofErr w:type="spellStart"/>
            <w:r w:rsidR="006B1E11" w:rsidRPr="0013566D">
              <w:rPr>
                <w:rStyle w:val="cf01"/>
                <w:rFonts w:ascii="Times New Roman" w:hAnsi="Times New Roman" w:cs="Times New Roman"/>
                <w:b/>
                <w:bCs/>
                <w:sz w:val="16"/>
                <w:szCs w:val="16"/>
              </w:rPr>
              <w:t>bebek</w:t>
            </w:r>
            <w:proofErr w:type="spellEnd"/>
          </w:p>
        </w:tc>
        <w:tc>
          <w:tcPr>
            <w:tcW w:w="1229" w:type="dxa"/>
          </w:tcPr>
          <w:p w14:paraId="1817DB33" w14:textId="74844DB2" w:rsidR="00B83C1C" w:rsidRPr="0013566D" w:rsidRDefault="00DF7D74" w:rsidP="00F54E9C">
            <w:pPr>
              <w:rPr>
                <w:sz w:val="16"/>
                <w:szCs w:val="16"/>
                <w:lang w:val="id-ID"/>
              </w:rPr>
            </w:pPr>
            <w:r w:rsidRPr="0013566D">
              <w:rPr>
                <w:rStyle w:val="cf01"/>
                <w:rFonts w:ascii="Times New Roman" w:hAnsi="Times New Roman" w:cs="Times New Roman"/>
                <w:sz w:val="16"/>
                <w:szCs w:val="16"/>
              </w:rPr>
              <w:t xml:space="preserve">Alat yang </w:t>
            </w:r>
            <w:proofErr w:type="spellStart"/>
            <w:r w:rsidRPr="0013566D">
              <w:rPr>
                <w:rStyle w:val="cf01"/>
                <w:rFonts w:ascii="Times New Roman" w:hAnsi="Times New Roman" w:cs="Times New Roman"/>
                <w:sz w:val="16"/>
                <w:szCs w:val="16"/>
              </w:rPr>
              <w:t>digunakan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adalah</w:t>
            </w:r>
            <w:proofErr w:type="spellEnd"/>
            <w:r w:rsidRPr="0013566D">
              <w:rPr>
                <w:rStyle w:val="cf01"/>
                <w:rFonts w:ascii="Times New Roman" w:hAnsi="Times New Roman" w:cs="Times New Roman"/>
                <w:sz w:val="16"/>
                <w:szCs w:val="16"/>
              </w:rPr>
              <w:t xml:space="preserve"> </w:t>
            </w:r>
            <w:r w:rsidRPr="0013566D">
              <w:rPr>
                <w:rStyle w:val="cf01"/>
                <w:rFonts w:ascii="Times New Roman" w:hAnsi="Times New Roman" w:cs="Times New Roman"/>
                <w:b/>
                <w:bCs/>
                <w:sz w:val="16"/>
                <w:szCs w:val="16"/>
              </w:rPr>
              <w:t xml:space="preserve">Robot </w:t>
            </w:r>
            <w:proofErr w:type="spellStart"/>
            <w:r w:rsidRPr="0013566D">
              <w:rPr>
                <w:rStyle w:val="cf01"/>
                <w:rFonts w:ascii="Times New Roman" w:hAnsi="Times New Roman" w:cs="Times New Roman"/>
                <w:b/>
                <w:bCs/>
                <w:sz w:val="16"/>
                <w:szCs w:val="16"/>
              </w:rPr>
              <w:t>Lengan</w:t>
            </w:r>
            <w:proofErr w:type="spellEnd"/>
            <w:r w:rsidRPr="0013566D">
              <w:rPr>
                <w:rStyle w:val="cf01"/>
                <w:rFonts w:ascii="Times New Roman" w:hAnsi="Times New Roman" w:cs="Times New Roman"/>
                <w:b/>
                <w:bCs/>
                <w:sz w:val="16"/>
                <w:szCs w:val="16"/>
              </w:rPr>
              <w:t xml:space="preserve"> AUBO-i5</w:t>
            </w:r>
            <w:r w:rsidRPr="0013566D">
              <w:rPr>
                <w:rStyle w:val="cf01"/>
                <w:rFonts w:ascii="Times New Roman" w:hAnsi="Times New Roman" w:cs="Times New Roman"/>
                <w:sz w:val="16"/>
                <w:szCs w:val="16"/>
              </w:rPr>
              <w:t xml:space="preserve">, </w:t>
            </w:r>
            <w:r w:rsidRPr="0013566D">
              <w:rPr>
                <w:rStyle w:val="cf01"/>
                <w:rFonts w:ascii="Times New Roman" w:hAnsi="Times New Roman" w:cs="Times New Roman"/>
                <w:b/>
                <w:bCs/>
                <w:sz w:val="16"/>
                <w:szCs w:val="16"/>
              </w:rPr>
              <w:t>Kamera Intel RealSense D</w:t>
            </w:r>
            <w:proofErr w:type="gramStart"/>
            <w:r w:rsidRPr="0013566D">
              <w:rPr>
                <w:rStyle w:val="cf01"/>
                <w:rFonts w:ascii="Times New Roman" w:hAnsi="Times New Roman" w:cs="Times New Roman"/>
                <w:b/>
                <w:bCs/>
                <w:sz w:val="16"/>
                <w:szCs w:val="16"/>
              </w:rPr>
              <w:t>435,</w:t>
            </w:r>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Penggenggam</w:t>
            </w:r>
            <w:proofErr w:type="spellEnd"/>
            <w:proofErr w:type="gramEnd"/>
            <w:r w:rsidRPr="0013566D">
              <w:rPr>
                <w:rStyle w:val="cf01"/>
                <w:rFonts w:ascii="Times New Roman" w:hAnsi="Times New Roman" w:cs="Times New Roman"/>
                <w:sz w:val="16"/>
                <w:szCs w:val="16"/>
              </w:rPr>
              <w:t xml:space="preserve"> Robot</w:t>
            </w:r>
            <w:r w:rsidRPr="0013566D">
              <w:rPr>
                <w:rStyle w:val="cf21"/>
                <w:rFonts w:ascii="Times New Roman" w:hAnsi="Times New Roman" w:cs="Times New Roman"/>
                <w:sz w:val="16"/>
                <w:szCs w:val="16"/>
              </w:rPr>
              <w:t xml:space="preserve"> Flexible</w:t>
            </w:r>
            <w:r w:rsidRPr="0013566D">
              <w:rPr>
                <w:rStyle w:val="cf01"/>
                <w:rFonts w:ascii="Times New Roman" w:hAnsi="Times New Roman" w:cs="Times New Roman"/>
                <w:sz w:val="16"/>
                <w:szCs w:val="16"/>
              </w:rPr>
              <w:t xml:space="preserve">,  Personal Computer (IPC), and </w:t>
            </w:r>
            <w:proofErr w:type="spellStart"/>
            <w:r w:rsidRPr="0013566D">
              <w:rPr>
                <w:rStyle w:val="cf01"/>
                <w:rFonts w:ascii="Times New Roman" w:hAnsi="Times New Roman" w:cs="Times New Roman"/>
                <w:sz w:val="16"/>
                <w:szCs w:val="16"/>
              </w:rPr>
              <w:t>Sistem</w:t>
            </w:r>
            <w:proofErr w:type="spellEnd"/>
            <w:r w:rsidRPr="0013566D">
              <w:rPr>
                <w:rStyle w:val="cf01"/>
                <w:rFonts w:ascii="Times New Roman" w:hAnsi="Times New Roman" w:cs="Times New Roman"/>
                <w:sz w:val="16"/>
                <w:szCs w:val="16"/>
              </w:rPr>
              <w:t xml:space="preserve"> Kontrol.</w:t>
            </w:r>
          </w:p>
        </w:tc>
        <w:tc>
          <w:tcPr>
            <w:tcW w:w="1229" w:type="dxa"/>
          </w:tcPr>
          <w:p w14:paraId="73BBEB48" w14:textId="77777777" w:rsidR="00B83C1C" w:rsidRPr="0013566D" w:rsidRDefault="0074339F" w:rsidP="00F54E9C">
            <w:pPr>
              <w:rPr>
                <w:rStyle w:val="cf01"/>
                <w:rFonts w:ascii="Times New Roman" w:hAnsi="Times New Roman" w:cs="Times New Roman"/>
                <w:sz w:val="16"/>
                <w:szCs w:val="16"/>
              </w:rPr>
            </w:pPr>
            <w:r w:rsidRPr="0013566D">
              <w:rPr>
                <w:sz w:val="16"/>
                <w:szCs w:val="16"/>
                <w:lang w:val="id-ID"/>
              </w:rPr>
              <w:t xml:space="preserve">Menggunakan </w:t>
            </w:r>
            <w:r w:rsidRPr="0013566D">
              <w:rPr>
                <w:rStyle w:val="cf01"/>
                <w:rFonts w:ascii="Times New Roman" w:hAnsi="Times New Roman" w:cs="Times New Roman"/>
                <w:sz w:val="16"/>
                <w:szCs w:val="16"/>
              </w:rPr>
              <w:t xml:space="preserve">Blob Detection </w:t>
            </w:r>
            <w:proofErr w:type="spellStart"/>
            <w:r w:rsidRPr="0013566D">
              <w:rPr>
                <w:rStyle w:val="cf01"/>
                <w:rFonts w:ascii="Times New Roman" w:hAnsi="Times New Roman" w:cs="Times New Roman"/>
                <w:sz w:val="16"/>
                <w:szCs w:val="16"/>
              </w:rPr>
              <w:t>untuk</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menentukan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ambang</w:t>
            </w:r>
            <w:proofErr w:type="spellEnd"/>
            <w:r w:rsidRPr="0013566D">
              <w:rPr>
                <w:rStyle w:val="cf01"/>
                <w:rFonts w:ascii="Times New Roman" w:hAnsi="Times New Roman" w:cs="Times New Roman"/>
                <w:sz w:val="16"/>
                <w:szCs w:val="16"/>
              </w:rPr>
              <w:t xml:space="preserve"> batas </w:t>
            </w:r>
            <w:proofErr w:type="spellStart"/>
            <w:r w:rsidRPr="0013566D">
              <w:rPr>
                <w:rStyle w:val="cf01"/>
                <w:rFonts w:ascii="Times New Roman" w:hAnsi="Times New Roman" w:cs="Times New Roman"/>
                <w:sz w:val="16"/>
                <w:szCs w:val="16"/>
              </w:rPr>
              <w:t>konfigurasi</w:t>
            </w:r>
            <w:proofErr w:type="spellEnd"/>
            <w:r w:rsidRPr="0013566D">
              <w:rPr>
                <w:rStyle w:val="cf01"/>
                <w:rFonts w:ascii="Times New Roman" w:hAnsi="Times New Roman" w:cs="Times New Roman"/>
                <w:sz w:val="16"/>
                <w:szCs w:val="16"/>
              </w:rPr>
              <w:t xml:space="preserve"> parameter Simple</w:t>
            </w:r>
            <w:r w:rsidRPr="0013566D">
              <w:rPr>
                <w:rStyle w:val="cf01"/>
                <w:rFonts w:ascii="Times New Roman" w:hAnsi="Times New Roman" w:cs="Times New Roman"/>
                <w:sz w:val="16"/>
                <w:szCs w:val="16"/>
              </w:rPr>
              <w:t xml:space="preserve"> </w:t>
            </w:r>
            <w:r w:rsidRPr="0013566D">
              <w:rPr>
                <w:rStyle w:val="cf01"/>
                <w:rFonts w:ascii="Times New Roman" w:hAnsi="Times New Roman" w:cs="Times New Roman"/>
                <w:sz w:val="16"/>
                <w:szCs w:val="16"/>
              </w:rPr>
              <w:t>Blo</w:t>
            </w:r>
            <w:r w:rsidRPr="0013566D">
              <w:rPr>
                <w:rStyle w:val="cf01"/>
                <w:rFonts w:ascii="Times New Roman" w:hAnsi="Times New Roman" w:cs="Times New Roman"/>
                <w:sz w:val="16"/>
                <w:szCs w:val="16"/>
              </w:rPr>
              <w:t xml:space="preserve">k </w:t>
            </w:r>
            <w:r w:rsidRPr="0013566D">
              <w:rPr>
                <w:rStyle w:val="cf01"/>
                <w:rFonts w:ascii="Times New Roman" w:hAnsi="Times New Roman" w:cs="Times New Roman"/>
                <w:sz w:val="16"/>
                <w:szCs w:val="16"/>
              </w:rPr>
              <w:t>Detector</w:t>
            </w:r>
            <w:r w:rsidR="00346C17" w:rsidRPr="0013566D">
              <w:rPr>
                <w:rStyle w:val="cf01"/>
                <w:rFonts w:ascii="Times New Roman" w:hAnsi="Times New Roman" w:cs="Times New Roman"/>
                <w:sz w:val="16"/>
                <w:szCs w:val="16"/>
              </w:rPr>
              <w:t>.</w:t>
            </w:r>
          </w:p>
          <w:p w14:paraId="6772A672" w14:textId="77777777" w:rsidR="00346C17" w:rsidRPr="0013566D" w:rsidRDefault="00346C17" w:rsidP="00F54E9C">
            <w:pPr>
              <w:rPr>
                <w:rStyle w:val="cf01"/>
              </w:rPr>
            </w:pPr>
          </w:p>
          <w:p w14:paraId="6641051F" w14:textId="23CB672A" w:rsidR="00346C17" w:rsidRPr="0013566D" w:rsidRDefault="00346C17" w:rsidP="00F54E9C">
            <w:pPr>
              <w:rPr>
                <w:sz w:val="16"/>
                <w:szCs w:val="16"/>
                <w:lang w:val="id-ID"/>
              </w:rPr>
            </w:pPr>
            <w:r w:rsidRPr="0013566D">
              <w:rPr>
                <w:rStyle w:val="cf01"/>
                <w:rFonts w:ascii="Times New Roman" w:hAnsi="Times New Roman" w:cs="Times New Roman"/>
              </w:rPr>
              <w:t xml:space="preserve">Tidak </w:t>
            </w:r>
            <w:proofErr w:type="spellStart"/>
            <w:r w:rsidRPr="0013566D">
              <w:rPr>
                <w:rStyle w:val="cf01"/>
                <w:rFonts w:ascii="Times New Roman" w:hAnsi="Times New Roman" w:cs="Times New Roman"/>
              </w:rPr>
              <w:t>menggunakan</w:t>
            </w:r>
            <w:proofErr w:type="spellEnd"/>
            <w:r w:rsidRPr="0013566D">
              <w:rPr>
                <w:rStyle w:val="cf01"/>
                <w:rFonts w:ascii="Times New Roman" w:hAnsi="Times New Roman" w:cs="Times New Roman"/>
              </w:rPr>
              <w:t xml:space="preserve"> Robot </w:t>
            </w:r>
            <w:proofErr w:type="spellStart"/>
            <w:r w:rsidRPr="0013566D">
              <w:rPr>
                <w:rStyle w:val="cf01"/>
                <w:rFonts w:ascii="Times New Roman" w:hAnsi="Times New Roman" w:cs="Times New Roman"/>
              </w:rPr>
              <w:t>tangan</w:t>
            </w:r>
            <w:proofErr w:type="spellEnd"/>
            <w:r w:rsidRPr="0013566D">
              <w:rPr>
                <w:rStyle w:val="cf01"/>
                <w:rFonts w:ascii="Times New Roman" w:hAnsi="Times New Roman" w:cs="Times New Roman"/>
              </w:rPr>
              <w:t xml:space="preserve"> </w:t>
            </w:r>
            <w:proofErr w:type="spellStart"/>
            <w:r w:rsidRPr="0013566D">
              <w:rPr>
                <w:rStyle w:val="cf01"/>
                <w:rFonts w:ascii="Times New Roman" w:hAnsi="Times New Roman" w:cs="Times New Roman"/>
              </w:rPr>
              <w:t>untuk</w:t>
            </w:r>
            <w:proofErr w:type="spellEnd"/>
            <w:r w:rsidRPr="0013566D">
              <w:rPr>
                <w:rStyle w:val="cf01"/>
                <w:rFonts w:ascii="Times New Roman" w:hAnsi="Times New Roman" w:cs="Times New Roman"/>
              </w:rPr>
              <w:t xml:space="preserve"> </w:t>
            </w:r>
            <w:proofErr w:type="spellStart"/>
            <w:r w:rsidRPr="0013566D">
              <w:rPr>
                <w:rStyle w:val="cf01"/>
                <w:rFonts w:ascii="Times New Roman" w:hAnsi="Times New Roman" w:cs="Times New Roman"/>
              </w:rPr>
              <w:t>menggerakan</w:t>
            </w:r>
            <w:proofErr w:type="spellEnd"/>
            <w:r w:rsidRPr="0013566D">
              <w:rPr>
                <w:rStyle w:val="cf01"/>
                <w:rFonts w:ascii="Times New Roman" w:hAnsi="Times New Roman" w:cs="Times New Roman"/>
              </w:rPr>
              <w:t xml:space="preserve"> </w:t>
            </w:r>
            <w:proofErr w:type="spellStart"/>
            <w:r w:rsidRPr="0013566D">
              <w:rPr>
                <w:rStyle w:val="cf01"/>
                <w:rFonts w:ascii="Times New Roman" w:hAnsi="Times New Roman" w:cs="Times New Roman"/>
              </w:rPr>
              <w:t>mekanik</w:t>
            </w:r>
            <w:proofErr w:type="spellEnd"/>
            <w:r w:rsidRPr="0013566D">
              <w:rPr>
                <w:rStyle w:val="cf01"/>
                <w:rFonts w:ascii="Times New Roman" w:hAnsi="Times New Roman" w:cs="Times New Roman"/>
              </w:rPr>
              <w:t>.</w:t>
            </w:r>
          </w:p>
        </w:tc>
        <w:tc>
          <w:tcPr>
            <w:tcW w:w="1229" w:type="dxa"/>
          </w:tcPr>
          <w:p w14:paraId="676E6F0B" w14:textId="11AB3995" w:rsidR="00B83C1C" w:rsidRPr="0013566D" w:rsidRDefault="00E67F6D" w:rsidP="00F54E9C">
            <w:pPr>
              <w:rPr>
                <w:sz w:val="16"/>
                <w:szCs w:val="16"/>
                <w:lang w:val="id-ID"/>
              </w:rPr>
            </w:pPr>
            <w:proofErr w:type="spellStart"/>
            <w:r w:rsidRPr="0013566D">
              <w:rPr>
                <w:rStyle w:val="cf01"/>
                <w:rFonts w:ascii="Times New Roman" w:hAnsi="Times New Roman" w:cs="Times New Roman"/>
                <w:sz w:val="16"/>
                <w:szCs w:val="16"/>
              </w:rPr>
              <w:t>Penelitian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ini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menggunakan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bahan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b/>
                <w:bCs/>
                <w:sz w:val="16"/>
                <w:szCs w:val="16"/>
              </w:rPr>
              <w:t>Buah</w:t>
            </w:r>
            <w:proofErr w:type="spellEnd"/>
            <w:r w:rsidRPr="0013566D">
              <w:rPr>
                <w:rStyle w:val="cf01"/>
                <w:rFonts w:ascii="Times New Roman" w:hAnsi="Times New Roman" w:cs="Times New Roman"/>
                <w:b/>
                <w:bCs/>
                <w:sz w:val="16"/>
                <w:szCs w:val="16"/>
              </w:rPr>
              <w:t xml:space="preserve"> Markisa</w:t>
            </w:r>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sebagai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bahan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Sedangkan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alat</w:t>
            </w:r>
            <w:proofErr w:type="spellEnd"/>
            <w:r w:rsidRPr="0013566D">
              <w:rPr>
                <w:rStyle w:val="cf01"/>
                <w:rFonts w:ascii="Times New Roman" w:hAnsi="Times New Roman" w:cs="Times New Roman"/>
                <w:sz w:val="16"/>
                <w:szCs w:val="16"/>
              </w:rPr>
              <w:t xml:space="preserve"> yang </w:t>
            </w:r>
            <w:proofErr w:type="spellStart"/>
            <w:r w:rsidRPr="0013566D">
              <w:rPr>
                <w:rStyle w:val="cf01"/>
                <w:rFonts w:ascii="Times New Roman" w:hAnsi="Times New Roman" w:cs="Times New Roman"/>
                <w:sz w:val="16"/>
                <w:szCs w:val="16"/>
              </w:rPr>
              <w:t>digunakan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adalah</w:t>
            </w:r>
            <w:proofErr w:type="spellEnd"/>
            <w:r w:rsidRPr="0013566D">
              <w:rPr>
                <w:rStyle w:val="cf0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penggerak</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pneumatik</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b/>
                <w:bCs/>
                <w:sz w:val="16"/>
                <w:szCs w:val="16"/>
              </w:rPr>
              <w:t>lengan</w:t>
            </w:r>
            <w:proofErr w:type="spellEnd"/>
            <w:r w:rsidRPr="0013566D">
              <w:rPr>
                <w:rStyle w:val="cf31"/>
                <w:rFonts w:ascii="Times New Roman" w:hAnsi="Times New Roman" w:cs="Times New Roman"/>
                <w:b/>
                <w:bCs/>
                <w:sz w:val="16"/>
                <w:szCs w:val="16"/>
              </w:rPr>
              <w:t xml:space="preserve"> robot </w:t>
            </w:r>
            <w:proofErr w:type="spellStart"/>
            <w:r w:rsidRPr="0013566D">
              <w:rPr>
                <w:rStyle w:val="cf31"/>
                <w:rFonts w:ascii="Times New Roman" w:hAnsi="Times New Roman" w:cs="Times New Roman"/>
                <w:b/>
                <w:bCs/>
                <w:sz w:val="16"/>
                <w:szCs w:val="16"/>
              </w:rPr>
              <w:t>kolektor</w:t>
            </w:r>
            <w:proofErr w:type="spellEnd"/>
            <w:r w:rsidRPr="0013566D">
              <w:rPr>
                <w:rStyle w:val="cf31"/>
                <w:rFonts w:ascii="Times New Roman" w:hAnsi="Times New Roman" w:cs="Times New Roman"/>
                <w:b/>
                <w:bCs/>
                <w:sz w:val="16"/>
                <w:szCs w:val="16"/>
              </w:rPr>
              <w:t xml:space="preserve"> (</w:t>
            </w:r>
            <w:r w:rsidRPr="0013566D">
              <w:rPr>
                <w:rStyle w:val="cf51"/>
                <w:rFonts w:ascii="Times New Roman" w:hAnsi="Times New Roman" w:cs="Times New Roman"/>
                <w:b/>
                <w:bCs/>
                <w:sz w:val="16"/>
                <w:szCs w:val="16"/>
              </w:rPr>
              <w:t>gripper collector)</w:t>
            </w:r>
            <w:r w:rsidRPr="0013566D">
              <w:rPr>
                <w:rStyle w:val="cf31"/>
                <w:rFonts w:ascii="Times New Roman" w:hAnsi="Times New Roman" w:cs="Times New Roman"/>
                <w:b/>
                <w:bCs/>
                <w:sz w:val="16"/>
                <w:szCs w:val="16"/>
              </w:rPr>
              <w:t xml:space="preserve">, </w:t>
            </w:r>
            <w:proofErr w:type="spellStart"/>
            <w:r w:rsidRPr="0013566D">
              <w:rPr>
                <w:rStyle w:val="cf31"/>
                <w:rFonts w:ascii="Times New Roman" w:hAnsi="Times New Roman" w:cs="Times New Roman"/>
                <w:b/>
                <w:bCs/>
                <w:sz w:val="16"/>
                <w:szCs w:val="16"/>
              </w:rPr>
              <w:t>kamera</w:t>
            </w:r>
            <w:proofErr w:type="spellEnd"/>
            <w:r w:rsidRPr="0013566D">
              <w:rPr>
                <w:rStyle w:val="cf31"/>
                <w:rFonts w:ascii="Times New Roman" w:hAnsi="Times New Roman" w:cs="Times New Roman"/>
                <w:b/>
                <w:bCs/>
                <w:sz w:val="16"/>
                <w:szCs w:val="16"/>
              </w:rPr>
              <w:t xml:space="preserve"> dan </w:t>
            </w:r>
            <w:r w:rsidRPr="0013566D">
              <w:rPr>
                <w:rStyle w:val="cf51"/>
                <w:rFonts w:ascii="Times New Roman" w:hAnsi="Times New Roman" w:cs="Times New Roman"/>
                <w:b/>
                <w:bCs/>
                <w:sz w:val="16"/>
                <w:szCs w:val="16"/>
              </w:rPr>
              <w:t>bowl selector</w:t>
            </w:r>
            <w:r w:rsidRPr="0013566D">
              <w:rPr>
                <w:rStyle w:val="cf5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serta</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dikontrol</w:t>
            </w:r>
            <w:proofErr w:type="spellEnd"/>
            <w:r w:rsidRPr="0013566D">
              <w:rPr>
                <w:rStyle w:val="cf31"/>
                <w:rFonts w:ascii="Times New Roman" w:hAnsi="Times New Roman" w:cs="Times New Roman"/>
                <w:sz w:val="16"/>
                <w:szCs w:val="16"/>
              </w:rPr>
              <w:t xml:space="preserve"> </w:t>
            </w:r>
            <w:proofErr w:type="spellStart"/>
            <w:r w:rsidRPr="0013566D">
              <w:rPr>
                <w:rStyle w:val="cf31"/>
                <w:rFonts w:ascii="Times New Roman" w:hAnsi="Times New Roman" w:cs="Times New Roman"/>
                <w:sz w:val="16"/>
                <w:szCs w:val="16"/>
              </w:rPr>
              <w:t>melalui</w:t>
            </w:r>
            <w:proofErr w:type="spellEnd"/>
            <w:r w:rsidRPr="0013566D">
              <w:rPr>
                <w:rStyle w:val="cf31"/>
                <w:rFonts w:ascii="Times New Roman" w:hAnsi="Times New Roman" w:cs="Times New Roman"/>
                <w:sz w:val="16"/>
                <w:szCs w:val="16"/>
              </w:rPr>
              <w:t xml:space="preserve"> </w:t>
            </w:r>
            <w:r w:rsidRPr="0013566D">
              <w:rPr>
                <w:rStyle w:val="cf31"/>
                <w:rFonts w:ascii="Times New Roman" w:hAnsi="Times New Roman" w:cs="Times New Roman"/>
                <w:b/>
                <w:bCs/>
                <w:sz w:val="16"/>
                <w:szCs w:val="16"/>
              </w:rPr>
              <w:t>Raspberry Pi 3 Plus</w:t>
            </w:r>
          </w:p>
        </w:tc>
      </w:tr>
      <w:tr w:rsidR="00B83C1C" w:rsidRPr="0013566D" w14:paraId="5AEF8F05" w14:textId="77777777" w:rsidTr="00B1224F">
        <w:tc>
          <w:tcPr>
            <w:tcW w:w="988" w:type="dxa"/>
          </w:tcPr>
          <w:p w14:paraId="29937822" w14:textId="378A25DC" w:rsidR="00B83C1C" w:rsidRPr="0013566D" w:rsidRDefault="00B83C1C" w:rsidP="00B83C1C">
            <w:pPr>
              <w:rPr>
                <w:sz w:val="16"/>
                <w:szCs w:val="16"/>
                <w:lang w:val="id-ID"/>
              </w:rPr>
            </w:pPr>
            <w:r w:rsidRPr="0013566D">
              <w:rPr>
                <w:sz w:val="16"/>
                <w:szCs w:val="16"/>
                <w:lang w:val="id-ID"/>
              </w:rPr>
              <w:t>Persamaan</w:t>
            </w:r>
          </w:p>
        </w:tc>
        <w:tc>
          <w:tcPr>
            <w:tcW w:w="1701" w:type="dxa"/>
          </w:tcPr>
          <w:p w14:paraId="19747FDA" w14:textId="06925D6B" w:rsidR="00B83C1C" w:rsidRPr="0013566D" w:rsidRDefault="00B756A0" w:rsidP="00B83C1C">
            <w:pPr>
              <w:rPr>
                <w:color w:val="000000" w:themeColor="text1"/>
                <w:sz w:val="16"/>
                <w:szCs w:val="16"/>
                <w:lang w:val="id-ID"/>
              </w:rPr>
            </w:pPr>
            <w:r w:rsidRPr="0013566D">
              <w:rPr>
                <w:rStyle w:val="cf01"/>
                <w:rFonts w:ascii="Times New Roman" w:hAnsi="Times New Roman" w:cs="Times New Roman"/>
                <w:color w:val="000000" w:themeColor="text1"/>
                <w:sz w:val="16"/>
                <w:szCs w:val="16"/>
              </w:rPr>
              <w:t>B</w:t>
            </w:r>
            <w:r w:rsidR="00A03E2E" w:rsidRPr="0013566D">
              <w:rPr>
                <w:rStyle w:val="cf01"/>
                <w:rFonts w:ascii="Times New Roman" w:hAnsi="Times New Roman" w:cs="Times New Roman"/>
                <w:color w:val="000000" w:themeColor="text1"/>
                <w:sz w:val="16"/>
                <w:szCs w:val="16"/>
              </w:rPr>
              <w:t xml:space="preserve">ahan </w:t>
            </w:r>
            <w:proofErr w:type="spellStart"/>
            <w:r w:rsidRPr="0013566D">
              <w:rPr>
                <w:rStyle w:val="cf01"/>
                <w:rFonts w:ascii="Times New Roman" w:hAnsi="Times New Roman" w:cs="Times New Roman"/>
                <w:color w:val="000000" w:themeColor="text1"/>
                <w:sz w:val="16"/>
                <w:szCs w:val="16"/>
              </w:rPr>
              <w:t>penelitian</w:t>
            </w:r>
            <w:proofErr w:type="spellEnd"/>
            <w:r w:rsidRPr="0013566D">
              <w:rPr>
                <w:rStyle w:val="cf01"/>
                <w:rFonts w:ascii="Times New Roman" w:hAnsi="Times New Roman" w:cs="Times New Roman"/>
                <w:color w:val="000000" w:themeColor="text1"/>
                <w:sz w:val="16"/>
                <w:szCs w:val="16"/>
              </w:rPr>
              <w:t xml:space="preserve"> yang </w:t>
            </w:r>
            <w:proofErr w:type="spellStart"/>
            <w:r w:rsidRPr="0013566D">
              <w:rPr>
                <w:rStyle w:val="cf01"/>
                <w:rFonts w:ascii="Times New Roman" w:hAnsi="Times New Roman" w:cs="Times New Roman"/>
                <w:color w:val="000000" w:themeColor="text1"/>
                <w:sz w:val="16"/>
                <w:szCs w:val="16"/>
              </w:rPr>
              <w:t>dugunakan</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adalah</w:t>
            </w:r>
            <w:proofErr w:type="spellEnd"/>
            <w:r w:rsidR="00A03E2E" w:rsidRPr="0013566D">
              <w:rPr>
                <w:rStyle w:val="cf01"/>
                <w:rFonts w:ascii="Times New Roman" w:hAnsi="Times New Roman" w:cs="Times New Roman"/>
                <w:color w:val="000000" w:themeColor="text1"/>
                <w:sz w:val="16"/>
                <w:szCs w:val="16"/>
              </w:rPr>
              <w:t xml:space="preserve"> 100 kg </w:t>
            </w:r>
            <w:proofErr w:type="spellStart"/>
            <w:r w:rsidR="00A03E2E" w:rsidRPr="0013566D">
              <w:rPr>
                <w:rStyle w:val="cf01"/>
                <w:rFonts w:ascii="Times New Roman" w:hAnsi="Times New Roman" w:cs="Times New Roman"/>
                <w:b/>
                <w:bCs/>
                <w:color w:val="000000" w:themeColor="text1"/>
                <w:sz w:val="16"/>
                <w:szCs w:val="16"/>
              </w:rPr>
              <w:t>tomat</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varietas</w:t>
            </w:r>
            <w:proofErr w:type="spellEnd"/>
            <w:r w:rsidR="00A03E2E" w:rsidRPr="0013566D">
              <w:rPr>
                <w:rStyle w:val="cf01"/>
                <w:rFonts w:ascii="Times New Roman" w:hAnsi="Times New Roman" w:cs="Times New Roman"/>
                <w:color w:val="000000" w:themeColor="text1"/>
                <w:sz w:val="16"/>
                <w:szCs w:val="16"/>
              </w:rPr>
              <w:t xml:space="preserve"> bonanza. </w:t>
            </w:r>
            <w:proofErr w:type="spellStart"/>
            <w:r w:rsidR="00A03E2E" w:rsidRPr="0013566D">
              <w:rPr>
                <w:rStyle w:val="cf01"/>
                <w:rFonts w:ascii="Times New Roman" w:hAnsi="Times New Roman" w:cs="Times New Roman"/>
                <w:color w:val="000000" w:themeColor="text1"/>
                <w:sz w:val="16"/>
                <w:szCs w:val="16"/>
              </w:rPr>
              <w:t>Tomat</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dibagi</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dalam</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tiga</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kelompok</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berdasarkan</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umur</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panen</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dengan</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warna</w:t>
            </w:r>
            <w:proofErr w:type="spellEnd"/>
            <w:r w:rsidR="00A03E2E" w:rsidRPr="0013566D">
              <w:rPr>
                <w:rStyle w:val="cf01"/>
                <w:rFonts w:ascii="Times New Roman" w:hAnsi="Times New Roman" w:cs="Times New Roman"/>
                <w:color w:val="000000" w:themeColor="text1"/>
                <w:sz w:val="16"/>
                <w:szCs w:val="16"/>
              </w:rPr>
              <w:t xml:space="preserve"> yang </w:t>
            </w:r>
            <w:proofErr w:type="spellStart"/>
            <w:r w:rsidR="00A03E2E" w:rsidRPr="0013566D">
              <w:rPr>
                <w:rStyle w:val="cf01"/>
                <w:rFonts w:ascii="Times New Roman" w:hAnsi="Times New Roman" w:cs="Times New Roman"/>
                <w:color w:val="000000" w:themeColor="text1"/>
                <w:sz w:val="16"/>
                <w:szCs w:val="16"/>
              </w:rPr>
              <w:t>berbeda</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yakni</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tomat</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berwarna</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hijau</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dengan</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umur</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lebih</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pendek</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dari</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tomat</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warna</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merah</w:t>
            </w:r>
            <w:proofErr w:type="spellEnd"/>
            <w:r w:rsidR="00A03E2E" w:rsidRPr="0013566D">
              <w:rPr>
                <w:rStyle w:val="cf01"/>
                <w:rFonts w:ascii="Times New Roman" w:hAnsi="Times New Roman" w:cs="Times New Roman"/>
                <w:color w:val="000000" w:themeColor="text1"/>
                <w:sz w:val="16"/>
                <w:szCs w:val="16"/>
              </w:rPr>
              <w:t xml:space="preserve">, dan </w:t>
            </w:r>
            <w:proofErr w:type="spellStart"/>
            <w:r w:rsidR="00A03E2E" w:rsidRPr="0013566D">
              <w:rPr>
                <w:rStyle w:val="cf01"/>
                <w:rFonts w:ascii="Times New Roman" w:hAnsi="Times New Roman" w:cs="Times New Roman"/>
                <w:color w:val="000000" w:themeColor="text1"/>
                <w:sz w:val="16"/>
                <w:szCs w:val="16"/>
              </w:rPr>
              <w:t>tomat</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berwarna</w:t>
            </w:r>
            <w:proofErr w:type="spellEnd"/>
            <w:r w:rsidR="00A03E2E" w:rsidRPr="0013566D">
              <w:rPr>
                <w:rStyle w:val="cf01"/>
                <w:rFonts w:ascii="Times New Roman" w:hAnsi="Times New Roman" w:cs="Times New Roman"/>
                <w:color w:val="000000" w:themeColor="text1"/>
                <w:sz w:val="16"/>
                <w:szCs w:val="16"/>
              </w:rPr>
              <w:t xml:space="preserve"> </w:t>
            </w:r>
            <w:proofErr w:type="spellStart"/>
            <w:r w:rsidR="00A03E2E" w:rsidRPr="0013566D">
              <w:rPr>
                <w:rStyle w:val="cf01"/>
                <w:rFonts w:ascii="Times New Roman" w:hAnsi="Times New Roman" w:cs="Times New Roman"/>
                <w:color w:val="000000" w:themeColor="text1"/>
                <w:sz w:val="16"/>
                <w:szCs w:val="16"/>
              </w:rPr>
              <w:t>merah</w:t>
            </w:r>
            <w:proofErr w:type="spellEnd"/>
            <w:r w:rsidR="00A03E2E" w:rsidRPr="0013566D">
              <w:rPr>
                <w:rStyle w:val="cf01"/>
                <w:rFonts w:ascii="Times New Roman" w:hAnsi="Times New Roman" w:cs="Times New Roman"/>
                <w:color w:val="000000" w:themeColor="text1"/>
                <w:sz w:val="16"/>
                <w:szCs w:val="16"/>
              </w:rPr>
              <w:t>.</w:t>
            </w:r>
          </w:p>
        </w:tc>
        <w:tc>
          <w:tcPr>
            <w:tcW w:w="1555" w:type="dxa"/>
          </w:tcPr>
          <w:p w14:paraId="3A969ED0" w14:textId="7E14F955" w:rsidR="00B83C1C" w:rsidRPr="0013566D" w:rsidRDefault="006B1E11" w:rsidP="00B83C1C">
            <w:pPr>
              <w:rPr>
                <w:rStyle w:val="cf01"/>
                <w:rFonts w:ascii="Times New Roman" w:hAnsi="Times New Roman" w:cs="Times New Roman"/>
                <w:color w:val="000000" w:themeColor="text1"/>
                <w:sz w:val="16"/>
                <w:szCs w:val="16"/>
              </w:rPr>
            </w:pPr>
            <w:r w:rsidRPr="0013566D">
              <w:rPr>
                <w:rStyle w:val="cf01"/>
                <w:rFonts w:ascii="Times New Roman" w:hAnsi="Times New Roman" w:cs="Times New Roman"/>
                <w:color w:val="000000" w:themeColor="text1"/>
                <w:sz w:val="16"/>
                <w:szCs w:val="16"/>
              </w:rPr>
              <w:t xml:space="preserve">Alat </w:t>
            </w:r>
            <w:proofErr w:type="spellStart"/>
            <w:r w:rsidRPr="0013566D">
              <w:rPr>
                <w:rStyle w:val="cf01"/>
                <w:rFonts w:ascii="Times New Roman" w:hAnsi="Times New Roman" w:cs="Times New Roman"/>
                <w:color w:val="000000" w:themeColor="text1"/>
                <w:sz w:val="16"/>
                <w:szCs w:val="16"/>
              </w:rPr>
              <w:t>Penelitian</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ini</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menggunakan</w:t>
            </w:r>
            <w:proofErr w:type="spellEnd"/>
            <w:r w:rsidRPr="0013566D">
              <w:rPr>
                <w:rStyle w:val="cf01"/>
                <w:rFonts w:ascii="Times New Roman" w:hAnsi="Times New Roman" w:cs="Times New Roman"/>
                <w:color w:val="000000" w:themeColor="text1"/>
                <w:sz w:val="16"/>
                <w:szCs w:val="16"/>
              </w:rPr>
              <w:t xml:space="preserve"> </w:t>
            </w:r>
            <w:r w:rsidRPr="0013566D">
              <w:rPr>
                <w:rStyle w:val="cf01"/>
                <w:rFonts w:ascii="Times New Roman" w:hAnsi="Times New Roman" w:cs="Times New Roman"/>
                <w:b/>
                <w:bCs/>
                <w:color w:val="000000" w:themeColor="text1"/>
                <w:sz w:val="16"/>
                <w:szCs w:val="16"/>
              </w:rPr>
              <w:t xml:space="preserve">Machine </w:t>
            </w:r>
            <w:proofErr w:type="gramStart"/>
            <w:r w:rsidRPr="0013566D">
              <w:rPr>
                <w:rStyle w:val="cf01"/>
                <w:rFonts w:ascii="Times New Roman" w:hAnsi="Times New Roman" w:cs="Times New Roman"/>
                <w:b/>
                <w:bCs/>
                <w:color w:val="000000" w:themeColor="text1"/>
                <w:sz w:val="16"/>
                <w:szCs w:val="16"/>
              </w:rPr>
              <w:t>vision</w:t>
            </w:r>
            <w:r w:rsidR="00346D46" w:rsidRPr="0013566D">
              <w:rPr>
                <w:rStyle w:val="cf01"/>
                <w:rFonts w:ascii="Times New Roman" w:hAnsi="Times New Roman" w:cs="Times New Roman"/>
                <w:color w:val="000000" w:themeColor="text1"/>
                <w:sz w:val="16"/>
                <w:szCs w:val="16"/>
              </w:rPr>
              <w:t xml:space="preserve"> </w:t>
            </w:r>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untuk</w:t>
            </w:r>
            <w:proofErr w:type="spellEnd"/>
            <w:proofErr w:type="gram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melakukan</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deteksi</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telur</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bebek</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berkualitas</w:t>
            </w:r>
            <w:proofErr w:type="spellEnd"/>
            <w:r w:rsidRPr="0013566D">
              <w:rPr>
                <w:rStyle w:val="cf01"/>
                <w:rFonts w:ascii="Times New Roman" w:hAnsi="Times New Roman" w:cs="Times New Roman"/>
                <w:color w:val="000000" w:themeColor="text1"/>
                <w:sz w:val="16"/>
                <w:szCs w:val="16"/>
              </w:rPr>
              <w:t xml:space="preserve"> dan </w:t>
            </w:r>
            <w:proofErr w:type="spellStart"/>
            <w:r w:rsidRPr="0013566D">
              <w:rPr>
                <w:rStyle w:val="cf01"/>
                <w:rFonts w:ascii="Times New Roman" w:hAnsi="Times New Roman" w:cs="Times New Roman"/>
                <w:color w:val="000000" w:themeColor="text1"/>
                <w:sz w:val="16"/>
                <w:szCs w:val="16"/>
              </w:rPr>
              <w:t>tak</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berkualitas</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Penelitian</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ini</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menggunakan</w:t>
            </w:r>
            <w:proofErr w:type="spellEnd"/>
            <w:r w:rsidRPr="0013566D">
              <w:rPr>
                <w:rStyle w:val="cf01"/>
                <w:rFonts w:ascii="Times New Roman" w:hAnsi="Times New Roman" w:cs="Times New Roman"/>
                <w:color w:val="000000" w:themeColor="text1"/>
                <w:sz w:val="16"/>
                <w:szCs w:val="16"/>
              </w:rPr>
              <w:t xml:space="preserve"> </w:t>
            </w:r>
            <w:r w:rsidRPr="0013566D">
              <w:rPr>
                <w:rStyle w:val="cf01"/>
                <w:rFonts w:ascii="Times New Roman" w:hAnsi="Times New Roman" w:cs="Times New Roman"/>
                <w:b/>
                <w:bCs/>
                <w:color w:val="000000" w:themeColor="text1"/>
                <w:sz w:val="16"/>
                <w:szCs w:val="16"/>
              </w:rPr>
              <w:t>Main Vision</w:t>
            </w:r>
            <w:r w:rsidRPr="0013566D">
              <w:rPr>
                <w:rStyle w:val="cf01"/>
                <w:rFonts w:ascii="Times New Roman" w:hAnsi="Times New Roman" w:cs="Times New Roman"/>
                <w:color w:val="000000" w:themeColor="text1"/>
                <w:sz w:val="16"/>
                <w:szCs w:val="16"/>
              </w:rPr>
              <w:t xml:space="preserve"> dan </w:t>
            </w:r>
            <w:r w:rsidRPr="0013566D">
              <w:rPr>
                <w:rStyle w:val="cf01"/>
                <w:rFonts w:ascii="Times New Roman" w:hAnsi="Times New Roman" w:cs="Times New Roman"/>
                <w:b/>
                <w:bCs/>
                <w:color w:val="000000" w:themeColor="text1"/>
                <w:sz w:val="16"/>
                <w:szCs w:val="16"/>
              </w:rPr>
              <w:t xml:space="preserve">Data </w:t>
            </w:r>
            <w:proofErr w:type="spellStart"/>
            <w:r w:rsidRPr="0013566D">
              <w:rPr>
                <w:rStyle w:val="cf01"/>
                <w:rFonts w:ascii="Times New Roman" w:hAnsi="Times New Roman" w:cs="Times New Roman"/>
                <w:b/>
                <w:bCs/>
                <w:color w:val="000000" w:themeColor="text1"/>
                <w:sz w:val="16"/>
                <w:szCs w:val="16"/>
              </w:rPr>
              <w:t>Akuisisi</w:t>
            </w:r>
            <w:proofErr w:type="spellEnd"/>
            <w:r w:rsidRPr="0013566D">
              <w:rPr>
                <w:rStyle w:val="cf01"/>
                <w:rFonts w:ascii="Times New Roman" w:hAnsi="Times New Roman" w:cs="Times New Roman"/>
                <w:color w:val="000000" w:themeColor="text1"/>
                <w:sz w:val="16"/>
                <w:szCs w:val="16"/>
              </w:rPr>
              <w:t xml:space="preserve">. Alat </w:t>
            </w:r>
            <w:proofErr w:type="spellStart"/>
            <w:r w:rsidRPr="0013566D">
              <w:rPr>
                <w:rStyle w:val="cf01"/>
                <w:rFonts w:ascii="Times New Roman" w:hAnsi="Times New Roman" w:cs="Times New Roman"/>
                <w:color w:val="000000" w:themeColor="text1"/>
                <w:sz w:val="16"/>
                <w:szCs w:val="16"/>
              </w:rPr>
              <w:t>tersebut</w:t>
            </w:r>
            <w:proofErr w:type="spellEnd"/>
            <w:r w:rsidRPr="0013566D">
              <w:rPr>
                <w:rStyle w:val="cf01"/>
                <w:rFonts w:ascii="Times New Roman" w:hAnsi="Times New Roman" w:cs="Times New Roman"/>
                <w:color w:val="000000" w:themeColor="text1"/>
                <w:sz w:val="16"/>
                <w:szCs w:val="16"/>
              </w:rPr>
              <w:t xml:space="preserve">, para </w:t>
            </w:r>
            <w:proofErr w:type="spellStart"/>
            <w:r w:rsidRPr="0013566D">
              <w:rPr>
                <w:rStyle w:val="cf01"/>
                <w:rFonts w:ascii="Times New Roman" w:hAnsi="Times New Roman" w:cs="Times New Roman"/>
                <w:color w:val="000000" w:themeColor="text1"/>
                <w:sz w:val="16"/>
                <w:szCs w:val="16"/>
              </w:rPr>
              <w:t>peneliti</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mendasar</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dalam</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satu</w:t>
            </w:r>
            <w:proofErr w:type="spellEnd"/>
            <w:r w:rsidRPr="0013566D">
              <w:rPr>
                <w:rStyle w:val="cf01"/>
                <w:rFonts w:ascii="Times New Roman" w:hAnsi="Times New Roman" w:cs="Times New Roman"/>
                <w:color w:val="000000" w:themeColor="text1"/>
                <w:sz w:val="16"/>
                <w:szCs w:val="16"/>
              </w:rPr>
              <w:t xml:space="preserve"> model, yang </w:t>
            </w:r>
            <w:proofErr w:type="spellStart"/>
            <w:r w:rsidRPr="0013566D">
              <w:rPr>
                <w:rStyle w:val="cf01"/>
                <w:rFonts w:ascii="Times New Roman" w:hAnsi="Times New Roman" w:cs="Times New Roman"/>
                <w:color w:val="000000" w:themeColor="text1"/>
                <w:sz w:val="16"/>
                <w:szCs w:val="16"/>
              </w:rPr>
              <w:t>dihubungkan</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lastRenderedPageBreak/>
              <w:t>satu</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sama</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lainnya</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sehingga</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menghasilkan</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mesin</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deteksi</w:t>
            </w:r>
            <w:proofErr w:type="spellEnd"/>
            <w:r w:rsidRPr="0013566D">
              <w:rPr>
                <w:rStyle w:val="cf01"/>
                <w:rFonts w:ascii="Times New Roman" w:hAnsi="Times New Roman" w:cs="Times New Roman"/>
                <w:color w:val="000000" w:themeColor="text1"/>
                <w:sz w:val="16"/>
                <w:szCs w:val="16"/>
              </w:rPr>
              <w:t>.</w:t>
            </w:r>
          </w:p>
          <w:p w14:paraId="13F76BAD" w14:textId="15EA8698" w:rsidR="00454946" w:rsidRPr="0013566D" w:rsidRDefault="00454946" w:rsidP="00B83C1C">
            <w:pPr>
              <w:rPr>
                <w:rStyle w:val="cf01"/>
                <w:rFonts w:ascii="Times New Roman" w:hAnsi="Times New Roman" w:cs="Times New Roman"/>
                <w:color w:val="000000" w:themeColor="text1"/>
                <w:sz w:val="16"/>
                <w:szCs w:val="16"/>
              </w:rPr>
            </w:pPr>
            <w:r w:rsidRPr="0013566D">
              <w:rPr>
                <w:rStyle w:val="cf01"/>
                <w:rFonts w:ascii="Times New Roman" w:hAnsi="Times New Roman" w:cs="Times New Roman"/>
                <w:b/>
                <w:bCs/>
                <w:color w:val="000000" w:themeColor="text1"/>
                <w:sz w:val="16"/>
                <w:szCs w:val="16"/>
              </w:rPr>
              <w:t xml:space="preserve">Kamera </w:t>
            </w:r>
            <w:proofErr w:type="spellStart"/>
            <w:r w:rsidRPr="0013566D">
              <w:rPr>
                <w:rStyle w:val="cf01"/>
                <w:rFonts w:ascii="Times New Roman" w:hAnsi="Times New Roman" w:cs="Times New Roman"/>
                <w:color w:val="000000" w:themeColor="text1"/>
                <w:sz w:val="16"/>
                <w:szCs w:val="16"/>
              </w:rPr>
              <w:t>sebagai</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alat</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dalam</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penelitian</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ini</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dapat</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mendeteksi</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benda</w:t>
            </w:r>
            <w:proofErr w:type="spellEnd"/>
            <w:r w:rsidRPr="0013566D">
              <w:rPr>
                <w:rStyle w:val="cf01"/>
                <w:rFonts w:ascii="Times New Roman" w:hAnsi="Times New Roman" w:cs="Times New Roman"/>
                <w:color w:val="000000" w:themeColor="text1"/>
                <w:sz w:val="16"/>
                <w:szCs w:val="16"/>
              </w:rPr>
              <w:t xml:space="preserve"> </w:t>
            </w:r>
            <w:proofErr w:type="spellStart"/>
            <w:proofErr w:type="gramStart"/>
            <w:r w:rsidRPr="0013566D">
              <w:rPr>
                <w:rStyle w:val="cf01"/>
                <w:rFonts w:ascii="Times New Roman" w:hAnsi="Times New Roman" w:cs="Times New Roman"/>
                <w:color w:val="000000" w:themeColor="text1"/>
                <w:sz w:val="16"/>
                <w:szCs w:val="16"/>
              </w:rPr>
              <w:t>terhalang</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secara</w:t>
            </w:r>
            <w:proofErr w:type="spellEnd"/>
            <w:proofErr w:type="gram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tajam</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dengan</w:t>
            </w:r>
            <w:proofErr w:type="spellEnd"/>
            <w:r w:rsidRPr="0013566D">
              <w:rPr>
                <w:rStyle w:val="cf01"/>
                <w:rFonts w:ascii="Times New Roman" w:hAnsi="Times New Roman" w:cs="Times New Roman"/>
                <w:color w:val="000000" w:themeColor="text1"/>
                <w:sz w:val="16"/>
                <w:szCs w:val="16"/>
              </w:rPr>
              <w:t xml:space="preserve">  digital </w:t>
            </w:r>
            <w:proofErr w:type="spellStart"/>
            <w:r w:rsidRPr="0013566D">
              <w:rPr>
                <w:rStyle w:val="cf01"/>
                <w:rFonts w:ascii="Times New Roman" w:hAnsi="Times New Roman" w:cs="Times New Roman"/>
                <w:color w:val="000000" w:themeColor="text1"/>
                <w:sz w:val="16"/>
                <w:szCs w:val="16"/>
              </w:rPr>
              <w:t>warna</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telur</w:t>
            </w:r>
            <w:proofErr w:type="spellEnd"/>
            <w:r w:rsidRPr="0013566D">
              <w:rPr>
                <w:rStyle w:val="cf01"/>
                <w:rFonts w:ascii="Times New Roman" w:hAnsi="Times New Roman" w:cs="Times New Roman"/>
                <w:color w:val="000000" w:themeColor="text1"/>
                <w:sz w:val="16"/>
                <w:szCs w:val="16"/>
              </w:rPr>
              <w:t xml:space="preserve"> dan </w:t>
            </w:r>
            <w:proofErr w:type="spellStart"/>
            <w:r w:rsidRPr="0013566D">
              <w:rPr>
                <w:rStyle w:val="cf01"/>
                <w:rFonts w:ascii="Times New Roman" w:hAnsi="Times New Roman" w:cs="Times New Roman"/>
                <w:color w:val="000000" w:themeColor="text1"/>
                <w:sz w:val="16"/>
                <w:szCs w:val="16"/>
              </w:rPr>
              <w:t>bentuk</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fisik</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telur</w:t>
            </w:r>
            <w:proofErr w:type="spellEnd"/>
            <w:r w:rsidRPr="0013566D">
              <w:rPr>
                <w:rStyle w:val="cf01"/>
                <w:rFonts w:ascii="Times New Roman" w:hAnsi="Times New Roman" w:cs="Times New Roman"/>
                <w:color w:val="000000" w:themeColor="text1"/>
                <w:sz w:val="16"/>
                <w:szCs w:val="16"/>
              </w:rPr>
              <w:t xml:space="preserve">. Program </w:t>
            </w:r>
            <w:proofErr w:type="spellStart"/>
            <w:r w:rsidRPr="0013566D">
              <w:rPr>
                <w:rStyle w:val="cf01"/>
                <w:rFonts w:ascii="Times New Roman" w:hAnsi="Times New Roman" w:cs="Times New Roman"/>
                <w:color w:val="000000" w:themeColor="text1"/>
                <w:sz w:val="16"/>
                <w:szCs w:val="16"/>
              </w:rPr>
              <w:t>dalam</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komputer</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dapat</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mengakuisisi</w:t>
            </w:r>
            <w:proofErr w:type="spellEnd"/>
            <w:r w:rsidRPr="0013566D">
              <w:rPr>
                <w:rStyle w:val="cf01"/>
                <w:rFonts w:ascii="Times New Roman" w:hAnsi="Times New Roman" w:cs="Times New Roman"/>
                <w:color w:val="000000" w:themeColor="text1"/>
                <w:sz w:val="16"/>
                <w:szCs w:val="16"/>
              </w:rPr>
              <w:t xml:space="preserve"> </w:t>
            </w:r>
            <w:r w:rsidRPr="0013566D">
              <w:rPr>
                <w:rStyle w:val="cf21"/>
                <w:rFonts w:ascii="Times New Roman" w:hAnsi="Times New Roman" w:cs="Times New Roman"/>
                <w:color w:val="000000" w:themeColor="text1"/>
                <w:sz w:val="16"/>
                <w:szCs w:val="16"/>
              </w:rPr>
              <w:t xml:space="preserve">Image </w:t>
            </w:r>
            <w:r w:rsidRPr="0013566D">
              <w:rPr>
                <w:rStyle w:val="cf01"/>
                <w:rFonts w:ascii="Times New Roman" w:hAnsi="Times New Roman" w:cs="Times New Roman"/>
                <w:color w:val="000000" w:themeColor="text1"/>
                <w:sz w:val="16"/>
                <w:szCs w:val="16"/>
              </w:rPr>
              <w:t xml:space="preserve">yang </w:t>
            </w:r>
            <w:proofErr w:type="spellStart"/>
            <w:r w:rsidRPr="0013566D">
              <w:rPr>
                <w:rStyle w:val="cf01"/>
                <w:rFonts w:ascii="Times New Roman" w:hAnsi="Times New Roman" w:cs="Times New Roman"/>
                <w:color w:val="000000" w:themeColor="text1"/>
                <w:sz w:val="16"/>
                <w:szCs w:val="16"/>
              </w:rPr>
              <w:t>dihasilkan</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kamera</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tersebut</w:t>
            </w:r>
            <w:proofErr w:type="spellEnd"/>
            <w:r w:rsidRPr="0013566D">
              <w:rPr>
                <w:rStyle w:val="cf01"/>
                <w:rFonts w:ascii="Times New Roman" w:hAnsi="Times New Roman" w:cs="Times New Roman"/>
                <w:color w:val="000000" w:themeColor="text1"/>
                <w:sz w:val="16"/>
                <w:szCs w:val="16"/>
              </w:rPr>
              <w:t xml:space="preserve"> </w:t>
            </w:r>
            <w:proofErr w:type="spellStart"/>
            <w:proofErr w:type="gramStart"/>
            <w:r w:rsidRPr="0013566D">
              <w:rPr>
                <w:rStyle w:val="cf01"/>
                <w:rFonts w:ascii="Times New Roman" w:hAnsi="Times New Roman" w:cs="Times New Roman"/>
                <w:color w:val="000000" w:themeColor="text1"/>
                <w:sz w:val="16"/>
                <w:szCs w:val="16"/>
              </w:rPr>
              <w:t>sehingga</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dapat</w:t>
            </w:r>
            <w:proofErr w:type="spellEnd"/>
            <w:proofErr w:type="gram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menghasilkan</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perintah</w:t>
            </w:r>
            <w:proofErr w:type="spellEnd"/>
            <w:r w:rsidRPr="0013566D">
              <w:rPr>
                <w:rStyle w:val="cf01"/>
                <w:rFonts w:ascii="Times New Roman" w:hAnsi="Times New Roman" w:cs="Times New Roman"/>
                <w:color w:val="000000" w:themeColor="text1"/>
                <w:sz w:val="16"/>
                <w:szCs w:val="16"/>
              </w:rPr>
              <w:t xml:space="preserve"> </w:t>
            </w:r>
            <w:proofErr w:type="spellStart"/>
            <w:r w:rsidRPr="0013566D">
              <w:rPr>
                <w:rStyle w:val="cf01"/>
                <w:rFonts w:ascii="Times New Roman" w:hAnsi="Times New Roman" w:cs="Times New Roman"/>
                <w:color w:val="000000" w:themeColor="text1"/>
                <w:sz w:val="16"/>
                <w:szCs w:val="16"/>
              </w:rPr>
              <w:t>berbeda</w:t>
            </w:r>
            <w:proofErr w:type="spellEnd"/>
          </w:p>
          <w:p w14:paraId="25599D52" w14:textId="15A8F349" w:rsidR="00454946" w:rsidRPr="0013566D" w:rsidRDefault="00454946" w:rsidP="00B83C1C">
            <w:pPr>
              <w:rPr>
                <w:color w:val="000000" w:themeColor="text1"/>
                <w:sz w:val="16"/>
                <w:szCs w:val="16"/>
                <w:lang w:val="id-ID"/>
              </w:rPr>
            </w:pPr>
          </w:p>
        </w:tc>
        <w:tc>
          <w:tcPr>
            <w:tcW w:w="1229" w:type="dxa"/>
          </w:tcPr>
          <w:p w14:paraId="79F5256F" w14:textId="1E67ACC4" w:rsidR="00B83C1C" w:rsidRPr="0013566D" w:rsidRDefault="002222C3" w:rsidP="00B83C1C">
            <w:pPr>
              <w:rPr>
                <w:sz w:val="16"/>
                <w:szCs w:val="16"/>
                <w:lang w:val="id-ID"/>
              </w:rPr>
            </w:pPr>
            <w:r w:rsidRPr="0013566D">
              <w:rPr>
                <w:rStyle w:val="cf01"/>
                <w:rFonts w:ascii="Times New Roman" w:hAnsi="Times New Roman" w:cs="Times New Roman"/>
                <w:sz w:val="16"/>
                <w:szCs w:val="16"/>
              </w:rPr>
              <w:lastRenderedPageBreak/>
              <w:t xml:space="preserve">Tujuan </w:t>
            </w:r>
            <w:proofErr w:type="spellStart"/>
            <w:r w:rsidRPr="0013566D">
              <w:rPr>
                <w:rStyle w:val="cf01"/>
                <w:rFonts w:ascii="Times New Roman" w:hAnsi="Times New Roman" w:cs="Times New Roman"/>
                <w:sz w:val="16"/>
                <w:szCs w:val="16"/>
              </w:rPr>
              <w:t>penelitian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ini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membuat</w:t>
            </w:r>
            <w:proofErr w:type="spellEnd"/>
            <w:r w:rsidRPr="0013566D">
              <w:rPr>
                <w:rStyle w:val="cf01"/>
                <w:rFonts w:ascii="Times New Roman" w:hAnsi="Times New Roman" w:cs="Times New Roman"/>
                <w:sz w:val="16"/>
                <w:szCs w:val="16"/>
              </w:rPr>
              <w:t xml:space="preserve"> model </w:t>
            </w:r>
            <w:proofErr w:type="spellStart"/>
            <w:r w:rsidRPr="0013566D">
              <w:rPr>
                <w:rStyle w:val="cf01"/>
                <w:rFonts w:ascii="Times New Roman" w:hAnsi="Times New Roman" w:cs="Times New Roman"/>
                <w:sz w:val="16"/>
                <w:szCs w:val="16"/>
              </w:rPr>
              <w:t>jaringan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terpadu</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deteksi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b/>
                <w:bCs/>
                <w:sz w:val="16"/>
                <w:szCs w:val="16"/>
              </w:rPr>
              <w:t>pemilihan</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titik</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tomat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secara</w:t>
            </w:r>
            <w:proofErr w:type="spellEnd"/>
            <w:r w:rsidRPr="0013566D">
              <w:rPr>
                <w:rStyle w:val="cf01"/>
                <w:rFonts w:ascii="Times New Roman" w:hAnsi="Times New Roman" w:cs="Times New Roman"/>
                <w:sz w:val="16"/>
                <w:szCs w:val="16"/>
              </w:rPr>
              <w:t xml:space="preserve"> real time </w:t>
            </w:r>
            <w:proofErr w:type="spellStart"/>
            <w:r w:rsidRPr="0013566D">
              <w:rPr>
                <w:rStyle w:val="cf01"/>
                <w:rFonts w:ascii="Times New Roman" w:hAnsi="Times New Roman" w:cs="Times New Roman"/>
                <w:sz w:val="16"/>
                <w:szCs w:val="16"/>
              </w:rPr>
              <w:t>ringan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menggunakan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b/>
                <w:bCs/>
                <w:sz w:val="16"/>
                <w:szCs w:val="16"/>
              </w:rPr>
              <w:t>teknologi</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berbasis</w:t>
            </w:r>
            <w:proofErr w:type="spellEnd"/>
            <w:r w:rsidRPr="0013566D">
              <w:rPr>
                <w:rStyle w:val="cf01"/>
                <w:rFonts w:ascii="Times New Roman" w:hAnsi="Times New Roman" w:cs="Times New Roman"/>
                <w:b/>
                <w:bCs/>
                <w:sz w:val="16"/>
                <w:szCs w:val="16"/>
              </w:rPr>
              <w:t xml:space="preserve"> YOLOv5 (TDPPL-Net).</w:t>
            </w:r>
          </w:p>
        </w:tc>
        <w:tc>
          <w:tcPr>
            <w:tcW w:w="1229" w:type="dxa"/>
          </w:tcPr>
          <w:p w14:paraId="4CA9FA93" w14:textId="12DD6344" w:rsidR="00B83C1C" w:rsidRPr="0013566D" w:rsidRDefault="00923DBC" w:rsidP="00B83C1C">
            <w:pPr>
              <w:rPr>
                <w:sz w:val="16"/>
                <w:szCs w:val="16"/>
                <w:lang w:val="id-ID"/>
              </w:rPr>
            </w:pPr>
            <w:r w:rsidRPr="0013566D">
              <w:rPr>
                <w:rStyle w:val="cf01"/>
                <w:rFonts w:ascii="Times New Roman" w:hAnsi="Times New Roman" w:cs="Times New Roman"/>
                <w:sz w:val="16"/>
                <w:szCs w:val="16"/>
              </w:rPr>
              <w:t xml:space="preserve">Bahan </w:t>
            </w:r>
            <w:proofErr w:type="spellStart"/>
            <w:r w:rsidRPr="0013566D">
              <w:rPr>
                <w:rStyle w:val="cf01"/>
                <w:rFonts w:ascii="Times New Roman" w:hAnsi="Times New Roman" w:cs="Times New Roman"/>
                <w:sz w:val="16"/>
                <w:szCs w:val="16"/>
              </w:rPr>
              <w:t>penelitian</w:t>
            </w:r>
            <w:proofErr w:type="spellEnd"/>
            <w:r w:rsidRPr="0013566D">
              <w:rPr>
                <w:rStyle w:val="cf01"/>
                <w:rFonts w:ascii="Times New Roman" w:hAnsi="Times New Roman" w:cs="Times New Roman"/>
                <w:sz w:val="16"/>
                <w:szCs w:val="16"/>
              </w:rPr>
              <w:t xml:space="preserve"> </w:t>
            </w:r>
            <w:proofErr w:type="spellStart"/>
            <w:proofErr w:type="gramStart"/>
            <w:r w:rsidRPr="0013566D">
              <w:rPr>
                <w:rStyle w:val="cf01"/>
                <w:rFonts w:ascii="Times New Roman" w:hAnsi="Times New Roman" w:cs="Times New Roman"/>
                <w:sz w:val="16"/>
                <w:szCs w:val="16"/>
              </w:rPr>
              <w:t>menggunakan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b/>
                <w:bCs/>
                <w:sz w:val="16"/>
                <w:szCs w:val="16"/>
              </w:rPr>
              <w:t>Tomat</w:t>
            </w:r>
            <w:proofErr w:type="spellEnd"/>
            <w:proofErr w:type="gram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sz w:val="16"/>
                <w:szCs w:val="16"/>
              </w:rPr>
              <w:t>sebagai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bahan</w:t>
            </w:r>
            <w:proofErr w:type="spellEnd"/>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melakukan</w:t>
            </w:r>
            <w:proofErr w:type="spellEnd"/>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penelitian</w:t>
            </w:r>
            <w:proofErr w:type="spellEnd"/>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dengan</w:t>
            </w:r>
            <w:proofErr w:type="spellEnd"/>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b/>
                <w:bCs/>
                <w:sz w:val="16"/>
                <w:szCs w:val="16"/>
              </w:rPr>
              <w:t>tema</w:t>
            </w:r>
            <w:proofErr w:type="spellEnd"/>
            <w:r w:rsidR="00E06D08" w:rsidRPr="0013566D">
              <w:rPr>
                <w:rStyle w:val="cf01"/>
                <w:rFonts w:ascii="Times New Roman" w:hAnsi="Times New Roman" w:cs="Times New Roman"/>
                <w:b/>
                <w:bCs/>
                <w:sz w:val="16"/>
                <w:szCs w:val="16"/>
              </w:rPr>
              <w:t xml:space="preserve"> </w:t>
            </w:r>
            <w:proofErr w:type="spellStart"/>
            <w:r w:rsidR="00E06D08" w:rsidRPr="0013566D">
              <w:rPr>
                <w:rStyle w:val="cf01"/>
                <w:rFonts w:ascii="Times New Roman" w:hAnsi="Times New Roman" w:cs="Times New Roman"/>
                <w:b/>
                <w:bCs/>
                <w:sz w:val="16"/>
                <w:szCs w:val="16"/>
              </w:rPr>
              <w:t>Implementasi</w:t>
            </w:r>
            <w:proofErr w:type="spellEnd"/>
            <w:r w:rsidR="00E06D08" w:rsidRPr="0013566D">
              <w:rPr>
                <w:rStyle w:val="cf01"/>
                <w:rFonts w:ascii="Times New Roman" w:hAnsi="Times New Roman" w:cs="Times New Roman"/>
                <w:b/>
                <w:bCs/>
                <w:sz w:val="16"/>
                <w:szCs w:val="16"/>
              </w:rPr>
              <w:t xml:space="preserve"> Convolutional Neural Network</w:t>
            </w:r>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untuk</w:t>
            </w:r>
            <w:proofErr w:type="spellEnd"/>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Mengetahui</w:t>
            </w:r>
            <w:proofErr w:type="spellEnd"/>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Buah</w:t>
            </w:r>
            <w:proofErr w:type="spellEnd"/>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Tomat</w:t>
            </w:r>
            <w:proofErr w:type="spellEnd"/>
            <w:r w:rsidR="00E06D08" w:rsidRPr="0013566D">
              <w:rPr>
                <w:rStyle w:val="cf01"/>
                <w:rFonts w:ascii="Times New Roman" w:hAnsi="Times New Roman" w:cs="Times New Roman"/>
                <w:sz w:val="16"/>
                <w:szCs w:val="16"/>
              </w:rPr>
              <w:t xml:space="preserve"> yang </w:t>
            </w:r>
            <w:proofErr w:type="spellStart"/>
            <w:r w:rsidR="00E06D08" w:rsidRPr="0013566D">
              <w:rPr>
                <w:rStyle w:val="cf01"/>
                <w:rFonts w:ascii="Times New Roman" w:hAnsi="Times New Roman" w:cs="Times New Roman"/>
                <w:sz w:val="16"/>
                <w:szCs w:val="16"/>
              </w:rPr>
              <w:t>Matang</w:t>
            </w:r>
            <w:proofErr w:type="spellEnd"/>
            <w:r w:rsidR="00E06D08" w:rsidRPr="0013566D">
              <w:rPr>
                <w:rStyle w:val="cf01"/>
                <w:rFonts w:ascii="Times New Roman" w:hAnsi="Times New Roman" w:cs="Times New Roman"/>
                <w:sz w:val="16"/>
                <w:szCs w:val="16"/>
              </w:rPr>
              <w:t xml:space="preserve"> </w:t>
            </w:r>
            <w:r w:rsidR="00E06D08" w:rsidRPr="0013566D">
              <w:rPr>
                <w:rStyle w:val="cf01"/>
                <w:rFonts w:ascii="Times New Roman" w:hAnsi="Times New Roman" w:cs="Times New Roman"/>
                <w:sz w:val="16"/>
                <w:szCs w:val="16"/>
              </w:rPr>
              <w:lastRenderedPageBreak/>
              <w:t xml:space="preserve">pada </w:t>
            </w:r>
            <w:proofErr w:type="spellStart"/>
            <w:r w:rsidR="00E06D08" w:rsidRPr="0013566D">
              <w:rPr>
                <w:rStyle w:val="cf01"/>
                <w:rFonts w:ascii="Times New Roman" w:hAnsi="Times New Roman" w:cs="Times New Roman"/>
                <w:sz w:val="16"/>
                <w:szCs w:val="16"/>
              </w:rPr>
              <w:t>Pohon</w:t>
            </w:r>
            <w:proofErr w:type="spellEnd"/>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Tomat</w:t>
            </w:r>
            <w:proofErr w:type="spellEnd"/>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Menggunakan</w:t>
            </w:r>
            <w:proofErr w:type="spellEnd"/>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Perangkat</w:t>
            </w:r>
            <w:proofErr w:type="spellEnd"/>
            <w:r w:rsidR="00E06D08" w:rsidRPr="0013566D">
              <w:rPr>
                <w:rStyle w:val="cf01"/>
                <w:rFonts w:ascii="Times New Roman" w:hAnsi="Times New Roman" w:cs="Times New Roman"/>
                <w:sz w:val="16"/>
                <w:szCs w:val="16"/>
              </w:rPr>
              <w:t xml:space="preserve"> Android</w:t>
            </w:r>
            <w:r w:rsidR="00E06D08" w:rsidRPr="0013566D">
              <w:rPr>
                <w:rStyle w:val="cf41"/>
                <w:rFonts w:ascii="Times New Roman" w:hAnsi="Times New Roman" w:cs="Times New Roman"/>
                <w:sz w:val="16"/>
                <w:szCs w:val="16"/>
              </w:rPr>
              <w:t>,</w:t>
            </w:r>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bertujuan</w:t>
            </w:r>
            <w:proofErr w:type="spellEnd"/>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untuk</w:t>
            </w:r>
            <w:proofErr w:type="spellEnd"/>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mendeteksi</w:t>
            </w:r>
            <w:proofErr w:type="spellEnd"/>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tomat</w:t>
            </w:r>
            <w:proofErr w:type="spellEnd"/>
            <w:r w:rsidR="00E06D08" w:rsidRPr="0013566D">
              <w:rPr>
                <w:rStyle w:val="cf01"/>
                <w:rFonts w:ascii="Times New Roman" w:hAnsi="Times New Roman" w:cs="Times New Roman"/>
                <w:sz w:val="16"/>
                <w:szCs w:val="16"/>
              </w:rPr>
              <w:t xml:space="preserve"> </w:t>
            </w:r>
            <w:proofErr w:type="spellStart"/>
            <w:r w:rsidR="00E06D08" w:rsidRPr="0013566D">
              <w:rPr>
                <w:rStyle w:val="cf01"/>
                <w:rFonts w:ascii="Times New Roman" w:hAnsi="Times New Roman" w:cs="Times New Roman"/>
                <w:sz w:val="16"/>
                <w:szCs w:val="16"/>
              </w:rPr>
              <w:t>matang</w:t>
            </w:r>
            <w:proofErr w:type="spellEnd"/>
            <w:r w:rsidR="00E06D08" w:rsidRPr="0013566D">
              <w:rPr>
                <w:rStyle w:val="cf01"/>
                <w:rFonts w:ascii="Times New Roman" w:hAnsi="Times New Roman" w:cs="Times New Roman"/>
                <w:sz w:val="16"/>
                <w:szCs w:val="16"/>
              </w:rPr>
              <w:t>.</w:t>
            </w:r>
          </w:p>
        </w:tc>
        <w:tc>
          <w:tcPr>
            <w:tcW w:w="1229" w:type="dxa"/>
          </w:tcPr>
          <w:p w14:paraId="2FFEBEEE" w14:textId="67ED9582" w:rsidR="00B83C1C" w:rsidRPr="0013566D" w:rsidRDefault="00B1224F" w:rsidP="00B83C1C">
            <w:pPr>
              <w:rPr>
                <w:sz w:val="16"/>
                <w:szCs w:val="16"/>
                <w:lang w:val="id-ID"/>
              </w:rPr>
            </w:pPr>
            <w:proofErr w:type="spellStart"/>
            <w:r w:rsidRPr="0013566D">
              <w:rPr>
                <w:rStyle w:val="cf01"/>
                <w:rFonts w:ascii="Times New Roman" w:hAnsi="Times New Roman" w:cs="Times New Roman"/>
                <w:b/>
                <w:bCs/>
                <w:sz w:val="16"/>
                <w:szCs w:val="16"/>
              </w:rPr>
              <w:lastRenderedPageBreak/>
              <w:t>lengan</w:t>
            </w:r>
            <w:proofErr w:type="spellEnd"/>
            <w:r w:rsidRPr="0013566D">
              <w:rPr>
                <w:rStyle w:val="cf01"/>
                <w:rFonts w:ascii="Times New Roman" w:hAnsi="Times New Roman" w:cs="Times New Roman"/>
                <w:b/>
                <w:bCs/>
                <w:sz w:val="16"/>
                <w:szCs w:val="16"/>
              </w:rPr>
              <w:t xml:space="preserve"> robot</w:t>
            </w:r>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atau</w:t>
            </w:r>
            <w:proofErr w:type="spellEnd"/>
            <w:r w:rsidRPr="0013566D">
              <w:rPr>
                <w:rStyle w:val="cf01"/>
                <w:rFonts w:ascii="Times New Roman" w:hAnsi="Times New Roman" w:cs="Times New Roman"/>
                <w:sz w:val="16"/>
                <w:szCs w:val="16"/>
              </w:rPr>
              <w:t xml:space="preserve"> gripper collector </w:t>
            </w:r>
            <w:proofErr w:type="spellStart"/>
            <w:r w:rsidRPr="0013566D">
              <w:rPr>
                <w:rStyle w:val="cf01"/>
                <w:rFonts w:ascii="Times New Roman" w:hAnsi="Times New Roman" w:cs="Times New Roman"/>
                <w:sz w:val="16"/>
                <w:szCs w:val="16"/>
              </w:rPr>
              <w:t>mengangkut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buah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markisa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berputar</w:t>
            </w:r>
            <w:proofErr w:type="spellEnd"/>
            <w:r w:rsidRPr="0013566D">
              <w:rPr>
                <w:rStyle w:val="cf01"/>
                <w:rFonts w:ascii="Times New Roman" w:hAnsi="Times New Roman" w:cs="Times New Roman"/>
                <w:sz w:val="16"/>
                <w:szCs w:val="16"/>
              </w:rPr>
              <w:t xml:space="preserve"> di </w:t>
            </w:r>
            <w:proofErr w:type="spellStart"/>
            <w:r w:rsidRPr="0013566D">
              <w:rPr>
                <w:rStyle w:val="cf01"/>
                <w:rFonts w:ascii="Times New Roman" w:hAnsi="Times New Roman" w:cs="Times New Roman"/>
                <w:sz w:val="16"/>
                <w:szCs w:val="16"/>
              </w:rPr>
              <w:t>depan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b/>
                <w:bCs/>
                <w:sz w:val="16"/>
                <w:szCs w:val="16"/>
              </w:rPr>
              <w:t>kamera</w:t>
            </w:r>
            <w:proofErr w:type="spellEnd"/>
            <w:r w:rsidRPr="0013566D">
              <w:rPr>
                <w:rStyle w:val="cf01"/>
                <w:rFonts w:ascii="Times New Roman" w:hAnsi="Times New Roman" w:cs="Times New Roman"/>
                <w:sz w:val="16"/>
                <w:szCs w:val="16"/>
              </w:rPr>
              <w:t xml:space="preserve"> 360 </w:t>
            </w:r>
            <w:proofErr w:type="spellStart"/>
            <w:r w:rsidRPr="0013566D">
              <w:rPr>
                <w:rStyle w:val="cf01"/>
                <w:rFonts w:ascii="Times New Roman" w:hAnsi="Times New Roman" w:cs="Times New Roman"/>
                <w:sz w:val="16"/>
                <w:szCs w:val="16"/>
              </w:rPr>
              <w:t>derajat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supaya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permukaan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buah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markisa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terlihat</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secara</w:t>
            </w:r>
            <w:proofErr w:type="spellEnd"/>
            <w:r w:rsidRPr="0013566D">
              <w:rPr>
                <w:rStyle w:val="cf01"/>
                <w:rFonts w:ascii="Times New Roman" w:hAnsi="Times New Roman" w:cs="Times New Roman"/>
                <w:sz w:val="16"/>
                <w:szCs w:val="16"/>
              </w:rPr>
              <w:t xml:space="preserve"> detail. </w:t>
            </w:r>
            <w:proofErr w:type="spellStart"/>
            <w:r w:rsidRPr="0013566D">
              <w:rPr>
                <w:rStyle w:val="cf01"/>
                <w:rFonts w:ascii="Times New Roman" w:hAnsi="Times New Roman" w:cs="Times New Roman"/>
                <w:sz w:val="16"/>
                <w:szCs w:val="16"/>
              </w:rPr>
              <w:t>Selanjutnya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lastRenderedPageBreak/>
              <w:t>kamera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citra</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tinggi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melakukan</w:t>
            </w:r>
            <w:proofErr w:type="spellEnd"/>
            <w:r w:rsidRPr="0013566D">
              <w:rPr>
                <w:rStyle w:val="cf01"/>
                <w:rFonts w:ascii="Times New Roman" w:hAnsi="Times New Roman" w:cs="Times New Roman"/>
                <w:sz w:val="16"/>
                <w:szCs w:val="16"/>
              </w:rPr>
              <w:t xml:space="preserve"> proses </w:t>
            </w:r>
            <w:proofErr w:type="spellStart"/>
            <w:r w:rsidRPr="0013566D">
              <w:rPr>
                <w:rStyle w:val="cf01"/>
                <w:rFonts w:ascii="Times New Roman" w:hAnsi="Times New Roman" w:cs="Times New Roman"/>
                <w:sz w:val="16"/>
                <w:szCs w:val="16"/>
              </w:rPr>
              <w:t>pemilihan</w:t>
            </w:r>
            <w:proofErr w:type="spellEnd"/>
            <w:r w:rsidRPr="0013566D">
              <w:rPr>
                <w:rStyle w:val="cf01"/>
                <w:rFonts w:ascii="Times New Roman" w:hAnsi="Times New Roman" w:cs="Times New Roman"/>
                <w:sz w:val="16"/>
                <w:szCs w:val="16"/>
              </w:rPr>
              <w:t xml:space="preserve">, dan </w:t>
            </w:r>
            <w:proofErr w:type="spellStart"/>
            <w:r w:rsidRPr="0013566D">
              <w:rPr>
                <w:rStyle w:val="cf01"/>
                <w:rFonts w:ascii="Times New Roman" w:hAnsi="Times New Roman" w:cs="Times New Roman"/>
                <w:b/>
                <w:bCs/>
                <w:sz w:val="16"/>
                <w:szCs w:val="16"/>
              </w:rPr>
              <w:t>kamera</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melakukan</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pemilihan</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dengan</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tiga</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bagian</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penting</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yakni</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matang</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mengkal</w:t>
            </w:r>
            <w:proofErr w:type="spellEnd"/>
            <w:r w:rsidRPr="0013566D">
              <w:rPr>
                <w:rStyle w:val="cf01"/>
                <w:rFonts w:ascii="Times New Roman" w:hAnsi="Times New Roman" w:cs="Times New Roman"/>
                <w:b/>
                <w:bCs/>
                <w:sz w:val="16"/>
                <w:szCs w:val="16"/>
              </w:rPr>
              <w:t xml:space="preserve"> dan </w:t>
            </w:r>
            <w:proofErr w:type="spellStart"/>
            <w:r w:rsidRPr="0013566D">
              <w:rPr>
                <w:rStyle w:val="cf01"/>
                <w:rFonts w:ascii="Times New Roman" w:hAnsi="Times New Roman" w:cs="Times New Roman"/>
                <w:b/>
                <w:bCs/>
                <w:sz w:val="16"/>
                <w:szCs w:val="16"/>
              </w:rPr>
              <w:t>mentah</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Sistem</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ini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dikenal</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dengan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b/>
                <w:bCs/>
                <w:sz w:val="16"/>
                <w:szCs w:val="16"/>
              </w:rPr>
              <w:t>sistem</w:t>
            </w:r>
            <w:proofErr w:type="spellEnd"/>
            <w:r w:rsidRPr="0013566D">
              <w:rPr>
                <w:rStyle w:val="cf01"/>
                <w:rFonts w:ascii="Times New Roman" w:hAnsi="Times New Roman" w:cs="Times New Roman"/>
                <w:b/>
                <w:bCs/>
                <w:sz w:val="16"/>
                <w:szCs w:val="16"/>
              </w:rPr>
              <w:t xml:space="preserve"> clustering</w:t>
            </w:r>
            <w:r w:rsidRPr="0013566D">
              <w:rPr>
                <w:rStyle w:val="cf01"/>
                <w:rFonts w:ascii="Times New Roman" w:hAnsi="Times New Roman" w:cs="Times New Roman"/>
                <w:sz w:val="16"/>
                <w:szCs w:val="16"/>
              </w:rPr>
              <w:t xml:space="preserve">. </w:t>
            </w:r>
            <w:r w:rsidRPr="0013566D">
              <w:rPr>
                <w:rStyle w:val="cf01"/>
                <w:rFonts w:ascii="Times New Roman" w:hAnsi="Times New Roman" w:cs="Times New Roman"/>
                <w:b/>
                <w:bCs/>
                <w:sz w:val="16"/>
                <w:szCs w:val="16"/>
              </w:rPr>
              <w:t xml:space="preserve">Metode </w:t>
            </w:r>
            <w:proofErr w:type="spellStart"/>
            <w:r w:rsidRPr="0013566D">
              <w:rPr>
                <w:rStyle w:val="cf01"/>
                <w:rFonts w:ascii="Times New Roman" w:hAnsi="Times New Roman" w:cs="Times New Roman"/>
                <w:b/>
                <w:bCs/>
                <w:sz w:val="16"/>
                <w:szCs w:val="16"/>
              </w:rPr>
              <w:t>visi</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komputer</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sebagai</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pengekstrak</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fitur</w:t>
            </w:r>
            <w:proofErr w:type="spellEnd"/>
            <w:r w:rsidRPr="0013566D">
              <w:rPr>
                <w:rStyle w:val="cf01"/>
                <w:rFonts w:ascii="Times New Roman" w:hAnsi="Times New Roman" w:cs="Times New Roman"/>
                <w:b/>
                <w:bCs/>
                <w:sz w:val="16"/>
                <w:szCs w:val="16"/>
              </w:rPr>
              <w:t>,</w:t>
            </w:r>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algoritma</w:t>
            </w:r>
            <w:proofErr w:type="spellEnd"/>
            <w:r w:rsidRPr="0013566D">
              <w:rPr>
                <w:rStyle w:val="cf01"/>
                <w:rFonts w:ascii="Times New Roman" w:hAnsi="Times New Roman" w:cs="Times New Roman"/>
                <w:sz w:val="16"/>
                <w:szCs w:val="16"/>
              </w:rPr>
              <w:t xml:space="preserve"> C-45, neural network dan Multi Class </w:t>
            </w:r>
            <w:r w:rsidRPr="0013566D">
              <w:rPr>
                <w:rStyle w:val="cf01"/>
                <w:rFonts w:ascii="Times New Roman" w:hAnsi="Times New Roman" w:cs="Times New Roman"/>
                <w:b/>
                <w:bCs/>
                <w:sz w:val="16"/>
                <w:szCs w:val="16"/>
              </w:rPr>
              <w:t xml:space="preserve">Support Vector Machine </w:t>
            </w:r>
            <w:proofErr w:type="spellStart"/>
            <w:r w:rsidRPr="0013566D">
              <w:rPr>
                <w:rStyle w:val="cf01"/>
                <w:rFonts w:ascii="Times New Roman" w:hAnsi="Times New Roman" w:cs="Times New Roman"/>
                <w:b/>
                <w:bCs/>
                <w:sz w:val="16"/>
                <w:szCs w:val="16"/>
              </w:rPr>
              <w:t>melakukan</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klasifikasi</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berdasarkan</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visi</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komputer</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b/>
                <w:bCs/>
                <w:sz w:val="16"/>
                <w:szCs w:val="16"/>
              </w:rPr>
              <w:t>Komputer</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melakukan</w:t>
            </w:r>
            <w:proofErr w:type="spellEnd"/>
            <w:r w:rsidRPr="0013566D">
              <w:rPr>
                <w:rStyle w:val="cf01"/>
                <w:rFonts w:ascii="Times New Roman" w:hAnsi="Times New Roman" w:cs="Times New Roman"/>
                <w:b/>
                <w:bCs/>
                <w:sz w:val="16"/>
                <w:szCs w:val="16"/>
              </w:rPr>
              <w:t xml:space="preserve"> </w:t>
            </w:r>
            <w:proofErr w:type="spellStart"/>
            <w:r w:rsidRPr="0013566D">
              <w:rPr>
                <w:rStyle w:val="cf01"/>
                <w:rFonts w:ascii="Times New Roman" w:hAnsi="Times New Roman" w:cs="Times New Roman"/>
                <w:b/>
                <w:bCs/>
                <w:sz w:val="16"/>
                <w:szCs w:val="16"/>
              </w:rPr>
              <w:t>klasifikasi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atau</w:t>
            </w:r>
            <w:proofErr w:type="spellEnd"/>
            <w:r w:rsidRPr="0013566D">
              <w:rPr>
                <w:rStyle w:val="cf01"/>
                <w:rFonts w:ascii="Times New Roman" w:hAnsi="Times New Roman" w:cs="Times New Roman"/>
                <w:sz w:val="16"/>
                <w:szCs w:val="16"/>
              </w:rPr>
              <w:t xml:space="preserve"> </w:t>
            </w:r>
            <w:proofErr w:type="spellStart"/>
            <w:proofErr w:type="gramStart"/>
            <w:r w:rsidRPr="0013566D">
              <w:rPr>
                <w:rStyle w:val="cf01"/>
                <w:rFonts w:ascii="Times New Roman" w:hAnsi="Times New Roman" w:cs="Times New Roman"/>
                <w:sz w:val="16"/>
                <w:szCs w:val="16"/>
              </w:rPr>
              <w:t>seleksi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berdasarkan</w:t>
            </w:r>
            <w:proofErr w:type="spellEnd"/>
            <w:proofErr w:type="gramEnd"/>
            <w:r w:rsidRPr="0013566D">
              <w:rPr>
                <w:rStyle w:val="cf01"/>
                <w:rFonts w:ascii="Times New Roman" w:hAnsi="Times New Roman" w:cs="Times New Roman"/>
                <w:sz w:val="16"/>
                <w:szCs w:val="16"/>
              </w:rPr>
              <w:t xml:space="preserve"> input </w:t>
            </w:r>
            <w:proofErr w:type="spellStart"/>
            <w:r w:rsidRPr="0013566D">
              <w:rPr>
                <w:rStyle w:val="cf01"/>
                <w:rFonts w:ascii="Times New Roman" w:hAnsi="Times New Roman" w:cs="Times New Roman"/>
                <w:sz w:val="16"/>
                <w:szCs w:val="16"/>
              </w:rPr>
              <w:t>visi</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komputer</w:t>
            </w:r>
            <w:proofErr w:type="spellEnd"/>
            <w:r w:rsidRPr="0013566D">
              <w:rPr>
                <w:rStyle w:val="cf01"/>
                <w:rFonts w:ascii="Times New Roman" w:hAnsi="Times New Roman" w:cs="Times New Roman"/>
                <w:sz w:val="16"/>
                <w:szCs w:val="16"/>
              </w:rPr>
              <w:t xml:space="preserve"> yang </w:t>
            </w:r>
            <w:proofErr w:type="spellStart"/>
            <w:r w:rsidRPr="0013566D">
              <w:rPr>
                <w:rStyle w:val="cf01"/>
                <w:rFonts w:ascii="Times New Roman" w:hAnsi="Times New Roman" w:cs="Times New Roman"/>
                <w:sz w:val="16"/>
                <w:szCs w:val="16"/>
              </w:rPr>
              <w:t>akan</w:t>
            </w:r>
            <w:proofErr w:type="spellEnd"/>
            <w:r w:rsidRPr="0013566D">
              <w:rPr>
                <w:rStyle w:val="cf01"/>
                <w:rFonts w:ascii="Times New Roman" w:hAnsi="Times New Roman" w:cs="Times New Roman"/>
                <w:sz w:val="16"/>
                <w:szCs w:val="16"/>
              </w:rPr>
              <w:t xml:space="preserve"> </w:t>
            </w:r>
            <w:proofErr w:type="spellStart"/>
            <w:r w:rsidRPr="0013566D">
              <w:rPr>
                <w:rStyle w:val="cf01"/>
                <w:rFonts w:ascii="Times New Roman" w:hAnsi="Times New Roman" w:cs="Times New Roman"/>
                <w:sz w:val="16"/>
                <w:szCs w:val="16"/>
              </w:rPr>
              <w:t>menggerakkan</w:t>
            </w:r>
            <w:proofErr w:type="spellEnd"/>
            <w:r w:rsidRPr="0013566D">
              <w:rPr>
                <w:rStyle w:val="cf01"/>
                <w:rFonts w:ascii="Times New Roman" w:hAnsi="Times New Roman" w:cs="Times New Roman"/>
                <w:sz w:val="16"/>
                <w:szCs w:val="16"/>
              </w:rPr>
              <w:t>(</w:t>
            </w:r>
            <w:proofErr w:type="spellStart"/>
            <w:r w:rsidRPr="0013566D">
              <w:rPr>
                <w:rStyle w:val="cf01"/>
                <w:rFonts w:ascii="Times New Roman" w:hAnsi="Times New Roman" w:cs="Times New Roman"/>
                <w:sz w:val="16"/>
                <w:szCs w:val="16"/>
              </w:rPr>
              <w:t>Sidehabi</w:t>
            </w:r>
            <w:proofErr w:type="spellEnd"/>
            <w:r w:rsidRPr="0013566D">
              <w:rPr>
                <w:rStyle w:val="cf01"/>
                <w:rFonts w:ascii="Times New Roman" w:hAnsi="Times New Roman" w:cs="Times New Roman"/>
                <w:sz w:val="16"/>
                <w:szCs w:val="16"/>
              </w:rPr>
              <w:t>, 2019, p. 51).  </w:t>
            </w:r>
          </w:p>
        </w:tc>
      </w:tr>
    </w:tbl>
    <w:p w14:paraId="6E5FECAD" w14:textId="77777777" w:rsidR="00DF3AD5" w:rsidRPr="0013566D" w:rsidRDefault="00DF3AD5" w:rsidP="00C8029B">
      <w:pPr>
        <w:pStyle w:val="pf0"/>
        <w:rPr>
          <w:rStyle w:val="cf31"/>
          <w:rFonts w:ascii="Times New Roman" w:hAnsi="Times New Roman" w:cs="Times New Roman"/>
          <w:sz w:val="24"/>
          <w:szCs w:val="24"/>
        </w:rPr>
      </w:pPr>
    </w:p>
    <w:p w14:paraId="5215B6A6" w14:textId="49ABBA69" w:rsidR="00433F3F" w:rsidRPr="0013566D" w:rsidRDefault="00DF3AD5" w:rsidP="00E348E4">
      <w:pPr>
        <w:pStyle w:val="pf0"/>
        <w:spacing w:line="360" w:lineRule="auto"/>
        <w:ind w:firstLine="720"/>
      </w:pPr>
      <w:proofErr w:type="spellStart"/>
      <w:r w:rsidRPr="0013566D">
        <w:rPr>
          <w:rStyle w:val="cf31"/>
          <w:rFonts w:ascii="Times New Roman" w:hAnsi="Times New Roman" w:cs="Times New Roman"/>
          <w:sz w:val="24"/>
          <w:szCs w:val="24"/>
        </w:rPr>
        <w:t>K</w:t>
      </w:r>
      <w:r w:rsidR="00C8029B" w:rsidRPr="0013566D">
        <w:rPr>
          <w:rStyle w:val="cf31"/>
          <w:rFonts w:ascii="Times New Roman" w:hAnsi="Times New Roman" w:cs="Times New Roman"/>
          <w:sz w:val="24"/>
          <w:szCs w:val="24"/>
        </w:rPr>
        <w:t>el</w:t>
      </w:r>
      <w:r w:rsidR="00E67EB8" w:rsidRPr="0013566D">
        <w:rPr>
          <w:rStyle w:val="cf31"/>
          <w:rFonts w:ascii="Times New Roman" w:hAnsi="Times New Roman" w:cs="Times New Roman"/>
          <w:sz w:val="24"/>
          <w:szCs w:val="24"/>
        </w:rPr>
        <w:t>ima</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penelitian</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diatas</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memiliki</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kesamaan</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dengan</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penelitian</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ini</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namun</w:t>
      </w:r>
      <w:proofErr w:type="spellEnd"/>
      <w:r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berbeda</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dalam</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beberapa</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hal</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terutama</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terkait</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penggunaan</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alat</w:t>
      </w:r>
      <w:proofErr w:type="spellEnd"/>
      <w:r w:rsidR="00433F3F" w:rsidRPr="0013566D">
        <w:rPr>
          <w:rStyle w:val="cf31"/>
          <w:rFonts w:ascii="Times New Roman" w:hAnsi="Times New Roman" w:cs="Times New Roman"/>
          <w:sz w:val="24"/>
          <w:szCs w:val="24"/>
        </w:rPr>
        <w:t xml:space="preserve"> dan </w:t>
      </w:r>
      <w:proofErr w:type="spellStart"/>
      <w:r w:rsidR="00433F3F" w:rsidRPr="0013566D">
        <w:rPr>
          <w:rStyle w:val="cf31"/>
          <w:rFonts w:ascii="Times New Roman" w:hAnsi="Times New Roman" w:cs="Times New Roman"/>
          <w:sz w:val="24"/>
          <w:szCs w:val="24"/>
        </w:rPr>
        <w:t>objek</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Penelitian</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ini</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akan</w:t>
      </w:r>
      <w:proofErr w:type="spellEnd"/>
      <w:r w:rsidR="00433F3F" w:rsidRPr="0013566D">
        <w:rPr>
          <w:rStyle w:val="cf31"/>
          <w:rFonts w:ascii="Times New Roman" w:hAnsi="Times New Roman" w:cs="Times New Roman"/>
          <w:sz w:val="24"/>
          <w:szCs w:val="24"/>
        </w:rPr>
        <w:t xml:space="preserve"> </w:t>
      </w:r>
      <w:proofErr w:type="spellStart"/>
      <w:proofErr w:type="gramStart"/>
      <w:r w:rsidR="00433F3F" w:rsidRPr="0013566D">
        <w:rPr>
          <w:rStyle w:val="cf31"/>
          <w:rFonts w:ascii="Times New Roman" w:hAnsi="Times New Roman" w:cs="Times New Roman"/>
          <w:sz w:val="24"/>
          <w:szCs w:val="24"/>
        </w:rPr>
        <w:t>menggunakan</w:t>
      </w:r>
      <w:proofErr w:type="spellEnd"/>
      <w:r w:rsidR="00433F3F" w:rsidRPr="0013566D">
        <w:rPr>
          <w:rStyle w:val="cf31"/>
          <w:rFonts w:ascii="Times New Roman" w:hAnsi="Times New Roman" w:cs="Times New Roman"/>
          <w:sz w:val="24"/>
          <w:szCs w:val="24"/>
        </w:rPr>
        <w:t xml:space="preserve">  </w:t>
      </w:r>
      <w:r w:rsidR="00433F3F" w:rsidRPr="0013566D">
        <w:rPr>
          <w:rStyle w:val="cf31"/>
          <w:rFonts w:ascii="Times New Roman" w:hAnsi="Times New Roman" w:cs="Times New Roman"/>
          <w:i/>
          <w:iCs/>
          <w:sz w:val="24"/>
          <w:szCs w:val="24"/>
        </w:rPr>
        <w:t>Machine</w:t>
      </w:r>
      <w:proofErr w:type="gramEnd"/>
      <w:r w:rsidR="00433F3F" w:rsidRPr="0013566D">
        <w:rPr>
          <w:rStyle w:val="cf31"/>
          <w:rFonts w:ascii="Times New Roman" w:hAnsi="Times New Roman" w:cs="Times New Roman"/>
          <w:i/>
          <w:iCs/>
          <w:sz w:val="24"/>
          <w:szCs w:val="24"/>
        </w:rPr>
        <w:t xml:space="preserve"> Vision - Open CV</w:t>
      </w:r>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sebagai</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pendeteksi</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objek</w:t>
      </w:r>
      <w:proofErr w:type="spellEnd"/>
      <w:r w:rsidR="00433F3F" w:rsidRPr="0013566D">
        <w:rPr>
          <w:rStyle w:val="cf31"/>
          <w:rFonts w:ascii="Times New Roman" w:hAnsi="Times New Roman" w:cs="Times New Roman"/>
          <w:sz w:val="24"/>
          <w:szCs w:val="24"/>
        </w:rPr>
        <w:t xml:space="preserve">  dan </w:t>
      </w:r>
      <w:r w:rsidR="00433F3F" w:rsidRPr="0013566D">
        <w:rPr>
          <w:rStyle w:val="cf31"/>
          <w:rFonts w:ascii="Times New Roman" w:hAnsi="Times New Roman" w:cs="Times New Roman"/>
          <w:i/>
          <w:iCs/>
          <w:sz w:val="24"/>
          <w:szCs w:val="24"/>
        </w:rPr>
        <w:t>Dobot Magician</w:t>
      </w:r>
      <w:r w:rsidR="00433F3F" w:rsidRPr="0013566D">
        <w:rPr>
          <w:rStyle w:val="cf31"/>
          <w:rFonts w:ascii="Times New Roman" w:hAnsi="Times New Roman" w:cs="Times New Roman"/>
          <w:sz w:val="24"/>
          <w:szCs w:val="24"/>
        </w:rPr>
        <w:t>  robot</w:t>
      </w:r>
      <w:r w:rsidR="00C8029B" w:rsidRPr="0013566D">
        <w:rPr>
          <w:rStyle w:val="cf31"/>
          <w:rFonts w:ascii="Times New Roman" w:hAnsi="Times New Roman" w:cs="Times New Roman"/>
          <w:sz w:val="24"/>
          <w:szCs w:val="24"/>
        </w:rPr>
        <w:t xml:space="preserve"> </w:t>
      </w:r>
      <w:proofErr w:type="spellStart"/>
      <w:r w:rsidR="00C8029B" w:rsidRPr="0013566D">
        <w:rPr>
          <w:rStyle w:val="cf31"/>
          <w:rFonts w:ascii="Times New Roman" w:hAnsi="Times New Roman" w:cs="Times New Roman"/>
          <w:sz w:val="24"/>
          <w:szCs w:val="24"/>
        </w:rPr>
        <w:t>tangan</w:t>
      </w:r>
      <w:proofErr w:type="spellEnd"/>
      <w:r w:rsidR="00C8029B" w:rsidRPr="0013566D">
        <w:rPr>
          <w:rStyle w:val="cf31"/>
          <w:rFonts w:ascii="Times New Roman" w:hAnsi="Times New Roman" w:cs="Times New Roman"/>
          <w:sz w:val="24"/>
          <w:szCs w:val="24"/>
        </w:rPr>
        <w:t xml:space="preserve"> </w:t>
      </w:r>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berfungsi</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sebagai</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penggerak</w:t>
      </w:r>
      <w:proofErr w:type="spellEnd"/>
      <w:r w:rsidR="00433F3F" w:rsidRPr="0013566D">
        <w:rPr>
          <w:rStyle w:val="cf31"/>
          <w:rFonts w:ascii="Times New Roman" w:hAnsi="Times New Roman" w:cs="Times New Roman"/>
          <w:sz w:val="24"/>
          <w:szCs w:val="24"/>
        </w:rPr>
        <w:t xml:space="preserve"> dan yang </w:t>
      </w:r>
      <w:proofErr w:type="spellStart"/>
      <w:r w:rsidR="00433F3F" w:rsidRPr="0013566D">
        <w:rPr>
          <w:rStyle w:val="cf31"/>
          <w:rFonts w:ascii="Times New Roman" w:hAnsi="Times New Roman" w:cs="Times New Roman"/>
          <w:sz w:val="24"/>
          <w:szCs w:val="24"/>
        </w:rPr>
        <w:t>dihubungkan</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ke</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komputer</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Sedangkan</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bahan</w:t>
      </w:r>
      <w:proofErr w:type="spellEnd"/>
      <w:r w:rsidR="00433F3F" w:rsidRPr="0013566D">
        <w:rPr>
          <w:rStyle w:val="cf31"/>
          <w:rFonts w:ascii="Times New Roman" w:hAnsi="Times New Roman" w:cs="Times New Roman"/>
          <w:sz w:val="24"/>
          <w:szCs w:val="24"/>
        </w:rPr>
        <w:t xml:space="preserve"> yang </w:t>
      </w:r>
      <w:proofErr w:type="spellStart"/>
      <w:r w:rsidR="00433F3F" w:rsidRPr="0013566D">
        <w:rPr>
          <w:rStyle w:val="cf31"/>
          <w:rFonts w:ascii="Times New Roman" w:hAnsi="Times New Roman" w:cs="Times New Roman"/>
          <w:sz w:val="24"/>
          <w:szCs w:val="24"/>
        </w:rPr>
        <w:t>digunakan</w:t>
      </w:r>
      <w:proofErr w:type="spellEnd"/>
      <w:r w:rsidR="00433F3F" w:rsidRPr="0013566D">
        <w:rPr>
          <w:rStyle w:val="cf31"/>
          <w:rFonts w:ascii="Times New Roman" w:hAnsi="Times New Roman" w:cs="Times New Roman"/>
          <w:sz w:val="24"/>
          <w:szCs w:val="24"/>
        </w:rPr>
        <w:t xml:space="preserve"> </w:t>
      </w:r>
      <w:proofErr w:type="spellStart"/>
      <w:proofErr w:type="gramStart"/>
      <w:r w:rsidR="00433F3F" w:rsidRPr="0013566D">
        <w:rPr>
          <w:rStyle w:val="cf31"/>
          <w:rFonts w:ascii="Times New Roman" w:hAnsi="Times New Roman" w:cs="Times New Roman"/>
          <w:sz w:val="24"/>
          <w:szCs w:val="24"/>
        </w:rPr>
        <w:t>adalah</w:t>
      </w:r>
      <w:proofErr w:type="spellEnd"/>
      <w:r w:rsidR="00433F3F" w:rsidRPr="0013566D">
        <w:rPr>
          <w:rStyle w:val="cf31"/>
          <w:rFonts w:ascii="Times New Roman" w:hAnsi="Times New Roman" w:cs="Times New Roman"/>
          <w:sz w:val="24"/>
          <w:szCs w:val="24"/>
        </w:rPr>
        <w:t xml:space="preserve">  </w:t>
      </w:r>
      <w:proofErr w:type="spellStart"/>
      <w:r w:rsidR="00433F3F" w:rsidRPr="0013566D">
        <w:rPr>
          <w:rStyle w:val="cf31"/>
          <w:rFonts w:ascii="Times New Roman" w:hAnsi="Times New Roman" w:cs="Times New Roman"/>
          <w:sz w:val="24"/>
          <w:szCs w:val="24"/>
        </w:rPr>
        <w:t>jenis</w:t>
      </w:r>
      <w:proofErr w:type="spellEnd"/>
      <w:proofErr w:type="gramEnd"/>
      <w:r w:rsidR="00433F3F" w:rsidRPr="0013566D">
        <w:rPr>
          <w:rStyle w:val="cf31"/>
          <w:rFonts w:ascii="Times New Roman" w:hAnsi="Times New Roman" w:cs="Times New Roman"/>
          <w:sz w:val="24"/>
          <w:szCs w:val="24"/>
        </w:rPr>
        <w:t xml:space="preserve"> </w:t>
      </w:r>
      <w:proofErr w:type="spellStart"/>
      <w:r w:rsidR="00C8029B" w:rsidRPr="0013566D">
        <w:rPr>
          <w:rStyle w:val="cf01"/>
          <w:rFonts w:ascii="Times New Roman" w:hAnsi="Times New Roman" w:cs="Times New Roman"/>
          <w:sz w:val="24"/>
          <w:szCs w:val="24"/>
        </w:rPr>
        <w:t>T</w:t>
      </w:r>
      <w:r w:rsidR="00433F3F" w:rsidRPr="0013566D">
        <w:rPr>
          <w:rStyle w:val="cf01"/>
          <w:rFonts w:ascii="Times New Roman" w:hAnsi="Times New Roman" w:cs="Times New Roman"/>
          <w:sz w:val="24"/>
          <w:szCs w:val="24"/>
        </w:rPr>
        <w:t>omat</w:t>
      </w:r>
      <w:proofErr w:type="spellEnd"/>
      <w:r w:rsidR="00433F3F" w:rsidRPr="0013566D">
        <w:rPr>
          <w:rStyle w:val="cf01"/>
          <w:rFonts w:ascii="Times New Roman" w:hAnsi="Times New Roman" w:cs="Times New Roman"/>
          <w:sz w:val="24"/>
          <w:szCs w:val="24"/>
        </w:rPr>
        <w:t xml:space="preserve"> </w:t>
      </w:r>
      <w:r w:rsidR="00C8029B" w:rsidRPr="0013566D">
        <w:rPr>
          <w:rStyle w:val="cf01"/>
          <w:rFonts w:ascii="Times New Roman" w:hAnsi="Times New Roman" w:cs="Times New Roman"/>
          <w:sz w:val="24"/>
          <w:szCs w:val="24"/>
        </w:rPr>
        <w:t xml:space="preserve">Apel </w:t>
      </w:r>
      <w:r w:rsidR="00433F3F" w:rsidRPr="0013566D">
        <w:rPr>
          <w:rStyle w:val="cf01"/>
          <w:rFonts w:ascii="Times New Roman" w:hAnsi="Times New Roman" w:cs="Times New Roman"/>
          <w:sz w:val="24"/>
          <w:szCs w:val="24"/>
        </w:rPr>
        <w:t xml:space="preserve">dan </w:t>
      </w:r>
      <w:proofErr w:type="spellStart"/>
      <w:r w:rsidR="00433F3F" w:rsidRPr="0013566D">
        <w:rPr>
          <w:rStyle w:val="cf01"/>
          <w:rFonts w:ascii="Times New Roman" w:hAnsi="Times New Roman" w:cs="Times New Roman"/>
          <w:sz w:val="24"/>
          <w:szCs w:val="24"/>
        </w:rPr>
        <w:t>Tomat</w:t>
      </w:r>
      <w:proofErr w:type="spellEnd"/>
      <w:r w:rsidR="00433F3F" w:rsidRPr="0013566D">
        <w:rPr>
          <w:rStyle w:val="cf01"/>
          <w:rFonts w:ascii="Times New Roman" w:hAnsi="Times New Roman" w:cs="Times New Roman"/>
          <w:sz w:val="24"/>
          <w:szCs w:val="24"/>
        </w:rPr>
        <w:t xml:space="preserve"> </w:t>
      </w:r>
      <w:r w:rsidR="00C8029B" w:rsidRPr="0013566D">
        <w:rPr>
          <w:rStyle w:val="cf01"/>
          <w:rFonts w:ascii="Times New Roman" w:hAnsi="Times New Roman" w:cs="Times New Roman"/>
          <w:sz w:val="24"/>
          <w:szCs w:val="24"/>
        </w:rPr>
        <w:t>Plum</w:t>
      </w:r>
      <w:r w:rsidR="00C8029B" w:rsidRPr="0013566D">
        <w:rPr>
          <w:rStyle w:val="cf01"/>
          <w:rFonts w:ascii="Times New Roman" w:hAnsi="Times New Roman" w:cs="Times New Roman"/>
          <w:sz w:val="24"/>
          <w:szCs w:val="24"/>
        </w:rPr>
        <w:t>.</w:t>
      </w:r>
    </w:p>
    <w:p w14:paraId="2B2C5DB8" w14:textId="77777777" w:rsidR="00433F3F" w:rsidRPr="0013566D" w:rsidRDefault="00433F3F" w:rsidP="00433F3F">
      <w:pPr>
        <w:rPr>
          <w:lang w:val="id-ID"/>
        </w:rPr>
      </w:pPr>
    </w:p>
    <w:p w14:paraId="360575EC" w14:textId="77777777" w:rsidR="00770D5F" w:rsidRPr="0013566D" w:rsidRDefault="00217986" w:rsidP="009276E4">
      <w:pPr>
        <w:pStyle w:val="Heading1"/>
        <w:numPr>
          <w:ilvl w:val="0"/>
          <w:numId w:val="36"/>
        </w:numPr>
        <w:ind w:left="709" w:hanging="709"/>
        <w:rPr>
          <w:noProof/>
        </w:rPr>
      </w:pPr>
      <w:r w:rsidRPr="0013566D">
        <w:rPr>
          <w:noProof/>
        </w:rPr>
        <w:t>METODOLOGI DAN BENTUK TUGAS AKHIR</w:t>
      </w:r>
    </w:p>
    <w:p w14:paraId="5CD82464" w14:textId="77777777" w:rsidR="002D6215" w:rsidRPr="0013566D" w:rsidRDefault="002D6215" w:rsidP="002D6215">
      <w:pPr>
        <w:rPr>
          <w:noProof/>
          <w:lang w:val="id-ID"/>
        </w:rPr>
      </w:pPr>
    </w:p>
    <w:p w14:paraId="5213170D" w14:textId="6938898A" w:rsidR="00C972DE" w:rsidRPr="0013566D" w:rsidRDefault="00C972DE" w:rsidP="00006CE9">
      <w:pPr>
        <w:pStyle w:val="Heading2"/>
        <w:numPr>
          <w:ilvl w:val="3"/>
          <w:numId w:val="10"/>
        </w:numPr>
        <w:ind w:left="1134" w:hanging="425"/>
        <w:rPr>
          <w:noProof/>
        </w:rPr>
      </w:pPr>
      <w:r w:rsidRPr="0013566D">
        <w:rPr>
          <w:noProof/>
        </w:rPr>
        <w:t>Metodologi</w:t>
      </w:r>
    </w:p>
    <w:p w14:paraId="2AF71C7A" w14:textId="29817A72" w:rsidR="3E04C333" w:rsidRDefault="3E04C333" w:rsidP="00006CE9">
      <w:pPr>
        <w:pStyle w:val="BodyText"/>
        <w:kinsoku w:val="0"/>
        <w:overflowPunct w:val="0"/>
        <w:spacing w:before="139" w:line="360" w:lineRule="auto"/>
        <w:ind w:left="1180" w:right="3"/>
        <w:jc w:val="both"/>
        <w:rPr>
          <w:noProof/>
          <w:lang w:val="id-ID"/>
        </w:rPr>
      </w:pPr>
      <w:r w:rsidRPr="0013566D">
        <w:rPr>
          <w:noProof/>
          <w:lang w:val="id-ID"/>
        </w:rPr>
        <w:t xml:space="preserve">Proyek Metodologi Pengurutan </w:t>
      </w:r>
      <w:r w:rsidR="123316E0" w:rsidRPr="0013566D">
        <w:rPr>
          <w:noProof/>
          <w:lang w:val="id-ID"/>
        </w:rPr>
        <w:t>tomat</w:t>
      </w:r>
      <w:r w:rsidRPr="0013566D">
        <w:rPr>
          <w:noProof/>
          <w:lang w:val="id-ID"/>
        </w:rPr>
        <w:t xml:space="preserve"> dapat</w:t>
      </w:r>
      <w:r w:rsidRPr="00295394">
        <w:rPr>
          <w:noProof/>
          <w:lang w:val="id-ID"/>
        </w:rPr>
        <w:t xml:space="preserve"> dijabarkan menjadi dua </w:t>
      </w:r>
      <w:r w:rsidRPr="00295394">
        <w:rPr>
          <w:noProof/>
          <w:lang w:val="id-ID"/>
        </w:rPr>
        <w:lastRenderedPageBreak/>
        <w:t>tahap utama dalam pendekatan penelitian ini. Tahap pertama meliputi desain, sedangkan tahap kedua meliputi pengujian mesin. Berikut rinciannya:</w:t>
      </w:r>
    </w:p>
    <w:p w14:paraId="0CB1F267" w14:textId="77777777" w:rsidR="0013566D" w:rsidRDefault="0013566D" w:rsidP="00006CE9">
      <w:pPr>
        <w:pStyle w:val="BodyText"/>
        <w:kinsoku w:val="0"/>
        <w:overflowPunct w:val="0"/>
        <w:spacing w:before="139" w:line="360" w:lineRule="auto"/>
        <w:ind w:left="1180" w:right="3"/>
        <w:jc w:val="both"/>
        <w:rPr>
          <w:noProof/>
          <w:lang w:val="id-ID"/>
        </w:rPr>
      </w:pPr>
    </w:p>
    <w:p w14:paraId="55795141" w14:textId="0EDB5226" w:rsidR="008A465F" w:rsidRPr="00295394" w:rsidRDefault="007A1A7D" w:rsidP="000A6AD5">
      <w:pPr>
        <w:pStyle w:val="ListParagraph"/>
        <w:widowControl w:val="0"/>
        <w:numPr>
          <w:ilvl w:val="2"/>
          <w:numId w:val="27"/>
        </w:numPr>
        <w:tabs>
          <w:tab w:val="left" w:pos="1541"/>
        </w:tabs>
        <w:kinsoku w:val="0"/>
        <w:overflowPunct w:val="0"/>
        <w:autoSpaceDE w:val="0"/>
        <w:autoSpaceDN w:val="0"/>
        <w:adjustRightInd w:val="0"/>
        <w:spacing w:before="2" w:line="350" w:lineRule="auto"/>
        <w:ind w:right="1049"/>
        <w:jc w:val="both"/>
        <w:rPr>
          <w:b/>
          <w:bCs/>
          <w:noProof/>
          <w:color w:val="000000"/>
          <w:sz w:val="28"/>
          <w:szCs w:val="28"/>
          <w:lang w:val="id-ID"/>
        </w:rPr>
      </w:pPr>
      <w:r w:rsidRPr="00295394">
        <w:rPr>
          <w:b/>
          <w:bCs/>
          <w:noProof/>
          <w:lang w:val="id-ID"/>
        </w:rPr>
        <w:t xml:space="preserve">Tahap Pertama </w:t>
      </w:r>
    </w:p>
    <w:p w14:paraId="6EB405A2" w14:textId="3C8A7555" w:rsidR="008A465F" w:rsidRPr="00295394" w:rsidRDefault="00C972DE" w:rsidP="00D636E0">
      <w:pPr>
        <w:pStyle w:val="ListParagraph"/>
        <w:widowControl w:val="0"/>
        <w:numPr>
          <w:ilvl w:val="0"/>
          <w:numId w:val="28"/>
        </w:numPr>
        <w:tabs>
          <w:tab w:val="left" w:pos="1541"/>
        </w:tabs>
        <w:kinsoku w:val="0"/>
        <w:overflowPunct w:val="0"/>
        <w:autoSpaceDE w:val="0"/>
        <w:autoSpaceDN w:val="0"/>
        <w:adjustRightInd w:val="0"/>
        <w:spacing w:before="2" w:line="350" w:lineRule="auto"/>
        <w:ind w:right="3"/>
        <w:jc w:val="both"/>
        <w:rPr>
          <w:noProof/>
          <w:color w:val="000000"/>
          <w:sz w:val="28"/>
          <w:szCs w:val="28"/>
          <w:lang w:val="id-ID"/>
        </w:rPr>
      </w:pPr>
      <w:r w:rsidRPr="00295394">
        <w:rPr>
          <w:noProof/>
          <w:lang w:val="id-ID"/>
        </w:rPr>
        <w:t xml:space="preserve">Studi literatur: </w:t>
      </w:r>
      <w:r w:rsidRPr="00295394">
        <w:rPr>
          <w:noProof/>
          <w:spacing w:val="-4"/>
          <w:lang w:val="id-ID"/>
        </w:rPr>
        <w:t xml:space="preserve">Tahap </w:t>
      </w:r>
      <w:r w:rsidRPr="00295394">
        <w:rPr>
          <w:noProof/>
          <w:lang w:val="id-ID"/>
        </w:rPr>
        <w:t xml:space="preserve">awal dalam proyek ini adalah melakukan studi literatur tentang </w:t>
      </w:r>
      <w:r w:rsidR="00126A27" w:rsidRPr="00295394">
        <w:rPr>
          <w:noProof/>
          <w:lang w:val="id-ID"/>
        </w:rPr>
        <w:t>pustaka</w:t>
      </w:r>
      <w:r w:rsidRPr="00295394">
        <w:rPr>
          <w:noProof/>
          <w:lang w:val="id-ID"/>
        </w:rPr>
        <w:t xml:space="preserve"> robot. Selain itu, perlu juga dilakukan</w:t>
      </w:r>
      <w:r w:rsidRPr="00295394">
        <w:rPr>
          <w:noProof/>
          <w:spacing w:val="-8"/>
          <w:lang w:val="id-ID"/>
        </w:rPr>
        <w:t xml:space="preserve"> </w:t>
      </w:r>
      <w:r w:rsidRPr="00295394">
        <w:rPr>
          <w:noProof/>
          <w:lang w:val="id-ID"/>
        </w:rPr>
        <w:t>analisis</w:t>
      </w:r>
      <w:r w:rsidRPr="00295394">
        <w:rPr>
          <w:noProof/>
          <w:spacing w:val="-8"/>
          <w:lang w:val="id-ID"/>
        </w:rPr>
        <w:t xml:space="preserve"> </w:t>
      </w:r>
      <w:r w:rsidRPr="00295394">
        <w:rPr>
          <w:noProof/>
          <w:lang w:val="id-ID"/>
        </w:rPr>
        <w:t>kebutuhan</w:t>
      </w:r>
      <w:r w:rsidRPr="00295394">
        <w:rPr>
          <w:noProof/>
          <w:spacing w:val="-8"/>
          <w:lang w:val="id-ID"/>
        </w:rPr>
        <w:t xml:space="preserve"> </w:t>
      </w:r>
      <w:r w:rsidRPr="00295394">
        <w:rPr>
          <w:noProof/>
          <w:lang w:val="id-ID"/>
        </w:rPr>
        <w:t>untuk</w:t>
      </w:r>
      <w:r w:rsidRPr="00295394">
        <w:rPr>
          <w:noProof/>
          <w:spacing w:val="-8"/>
          <w:lang w:val="id-ID"/>
        </w:rPr>
        <w:t xml:space="preserve"> </w:t>
      </w:r>
      <w:r w:rsidRPr="00295394">
        <w:rPr>
          <w:noProof/>
          <w:lang w:val="id-ID"/>
        </w:rPr>
        <w:t>menentukan</w:t>
      </w:r>
      <w:r w:rsidRPr="00295394">
        <w:rPr>
          <w:noProof/>
          <w:spacing w:val="-9"/>
          <w:lang w:val="id-ID"/>
        </w:rPr>
        <w:t xml:space="preserve"> </w:t>
      </w:r>
      <w:r w:rsidRPr="00295394">
        <w:rPr>
          <w:noProof/>
          <w:lang w:val="id-ID"/>
        </w:rPr>
        <w:t>spesifikasi</w:t>
      </w:r>
      <w:r w:rsidRPr="00295394">
        <w:rPr>
          <w:noProof/>
          <w:spacing w:val="-7"/>
          <w:lang w:val="id-ID"/>
        </w:rPr>
        <w:t xml:space="preserve"> </w:t>
      </w:r>
      <w:r w:rsidRPr="00295394">
        <w:rPr>
          <w:noProof/>
          <w:lang w:val="id-ID"/>
        </w:rPr>
        <w:t>dan</w:t>
      </w:r>
      <w:r w:rsidRPr="00295394">
        <w:rPr>
          <w:noProof/>
          <w:spacing w:val="-8"/>
          <w:lang w:val="id-ID"/>
        </w:rPr>
        <w:t xml:space="preserve"> </w:t>
      </w:r>
      <w:r w:rsidRPr="00295394">
        <w:rPr>
          <w:noProof/>
          <w:lang w:val="id-ID"/>
        </w:rPr>
        <w:t>fitur</w:t>
      </w:r>
      <w:r w:rsidRPr="00295394">
        <w:rPr>
          <w:noProof/>
          <w:spacing w:val="-8"/>
          <w:lang w:val="id-ID"/>
        </w:rPr>
        <w:t xml:space="preserve"> </w:t>
      </w:r>
      <w:r w:rsidRPr="00295394">
        <w:rPr>
          <w:noProof/>
          <w:lang w:val="id-ID"/>
        </w:rPr>
        <w:t>yang</w:t>
      </w:r>
      <w:r w:rsidRPr="00295394">
        <w:rPr>
          <w:noProof/>
          <w:spacing w:val="-8"/>
          <w:lang w:val="id-ID"/>
        </w:rPr>
        <w:t xml:space="preserve"> </w:t>
      </w:r>
      <w:r w:rsidRPr="00295394">
        <w:rPr>
          <w:noProof/>
          <w:lang w:val="id-ID"/>
        </w:rPr>
        <w:t xml:space="preserve">harus oleh </w:t>
      </w:r>
      <w:r w:rsidR="00C955A5" w:rsidRPr="00295394">
        <w:rPr>
          <w:noProof/>
          <w:lang w:val="id-ID"/>
        </w:rPr>
        <w:t>proyek</w:t>
      </w:r>
      <w:r w:rsidRPr="00295394">
        <w:rPr>
          <w:noProof/>
          <w:lang w:val="id-ID"/>
        </w:rPr>
        <w:t xml:space="preserve"> yang</w:t>
      </w:r>
      <w:r w:rsidRPr="00295394">
        <w:rPr>
          <w:noProof/>
          <w:spacing w:val="-5"/>
          <w:lang w:val="id-ID"/>
        </w:rPr>
        <w:t xml:space="preserve"> </w:t>
      </w:r>
      <w:r w:rsidR="00126A27" w:rsidRPr="00295394">
        <w:rPr>
          <w:noProof/>
          <w:lang w:val="id-ID"/>
        </w:rPr>
        <w:t>dibutuhkan</w:t>
      </w:r>
      <w:r w:rsidRPr="00295394">
        <w:rPr>
          <w:noProof/>
          <w:lang w:val="id-ID"/>
        </w:rPr>
        <w:t>.</w:t>
      </w:r>
    </w:p>
    <w:p w14:paraId="344F0D37" w14:textId="15FCA3FF" w:rsidR="008A465F" w:rsidRPr="00295394" w:rsidRDefault="009B0BEA" w:rsidP="00D636E0">
      <w:pPr>
        <w:pStyle w:val="ListParagraph"/>
        <w:widowControl w:val="0"/>
        <w:numPr>
          <w:ilvl w:val="0"/>
          <w:numId w:val="28"/>
        </w:numPr>
        <w:tabs>
          <w:tab w:val="left" w:pos="1541"/>
        </w:tabs>
        <w:kinsoku w:val="0"/>
        <w:overflowPunct w:val="0"/>
        <w:autoSpaceDE w:val="0"/>
        <w:autoSpaceDN w:val="0"/>
        <w:adjustRightInd w:val="0"/>
        <w:spacing w:before="2" w:line="350" w:lineRule="auto"/>
        <w:ind w:right="3"/>
        <w:jc w:val="both"/>
        <w:rPr>
          <w:noProof/>
          <w:color w:val="000000"/>
          <w:sz w:val="28"/>
          <w:szCs w:val="28"/>
          <w:lang w:val="id-ID"/>
        </w:rPr>
      </w:pPr>
      <w:r w:rsidRPr="00295394">
        <w:rPr>
          <w:noProof/>
          <w:lang w:val="id-ID"/>
        </w:rPr>
        <w:t>Perencana</w:t>
      </w:r>
      <w:r w:rsidR="00C955A5" w:rsidRPr="00295394">
        <w:rPr>
          <w:noProof/>
          <w:lang w:val="id-ID"/>
        </w:rPr>
        <w:t>an</w:t>
      </w:r>
      <w:r w:rsidR="00C972DE" w:rsidRPr="00295394">
        <w:rPr>
          <w:noProof/>
          <w:lang w:val="id-ID"/>
        </w:rPr>
        <w:t>:</w:t>
      </w:r>
      <w:r w:rsidR="00C972DE" w:rsidRPr="00295394">
        <w:rPr>
          <w:noProof/>
          <w:spacing w:val="-8"/>
          <w:lang w:val="id-ID"/>
        </w:rPr>
        <w:t xml:space="preserve"> </w:t>
      </w:r>
      <w:r w:rsidR="00C972DE" w:rsidRPr="00295394">
        <w:rPr>
          <w:noProof/>
          <w:lang w:val="id-ID"/>
        </w:rPr>
        <w:t>Setelah</w:t>
      </w:r>
      <w:r w:rsidR="00C972DE" w:rsidRPr="00295394">
        <w:rPr>
          <w:noProof/>
          <w:spacing w:val="-7"/>
          <w:lang w:val="id-ID"/>
        </w:rPr>
        <w:t xml:space="preserve"> </w:t>
      </w:r>
      <w:r w:rsidR="00C972DE" w:rsidRPr="00295394">
        <w:rPr>
          <w:noProof/>
          <w:lang w:val="id-ID"/>
        </w:rPr>
        <w:t>spesifikasi</w:t>
      </w:r>
      <w:r w:rsidR="00C972DE" w:rsidRPr="00295394">
        <w:rPr>
          <w:noProof/>
          <w:spacing w:val="-8"/>
          <w:lang w:val="id-ID"/>
        </w:rPr>
        <w:t xml:space="preserve"> </w:t>
      </w:r>
      <w:r w:rsidR="00C972DE" w:rsidRPr="00295394">
        <w:rPr>
          <w:noProof/>
          <w:lang w:val="id-ID"/>
        </w:rPr>
        <w:t>dan</w:t>
      </w:r>
      <w:r w:rsidR="00C972DE" w:rsidRPr="00295394">
        <w:rPr>
          <w:noProof/>
          <w:spacing w:val="-8"/>
          <w:lang w:val="id-ID"/>
        </w:rPr>
        <w:t xml:space="preserve"> </w:t>
      </w:r>
      <w:r w:rsidR="00C972DE" w:rsidRPr="00295394">
        <w:rPr>
          <w:noProof/>
          <w:lang w:val="id-ID"/>
        </w:rPr>
        <w:t>fitur</w:t>
      </w:r>
      <w:r w:rsidR="00C972DE" w:rsidRPr="00295394">
        <w:rPr>
          <w:noProof/>
          <w:spacing w:val="-8"/>
          <w:lang w:val="id-ID"/>
        </w:rPr>
        <w:t xml:space="preserve"> </w:t>
      </w:r>
      <w:r w:rsidR="00C972DE" w:rsidRPr="00295394">
        <w:rPr>
          <w:noProof/>
          <w:lang w:val="id-ID"/>
        </w:rPr>
        <w:t>ditentukan,</w:t>
      </w:r>
      <w:r w:rsidR="00C972DE" w:rsidRPr="00295394">
        <w:rPr>
          <w:noProof/>
          <w:spacing w:val="-9"/>
          <w:lang w:val="id-ID"/>
        </w:rPr>
        <w:t xml:space="preserve"> </w:t>
      </w:r>
      <w:r w:rsidR="00C972DE" w:rsidRPr="00295394">
        <w:rPr>
          <w:noProof/>
          <w:lang w:val="id-ID"/>
        </w:rPr>
        <w:t>tahap</w:t>
      </w:r>
      <w:r w:rsidR="00C972DE" w:rsidRPr="00295394">
        <w:rPr>
          <w:noProof/>
          <w:spacing w:val="-7"/>
          <w:lang w:val="id-ID"/>
        </w:rPr>
        <w:t xml:space="preserve"> </w:t>
      </w:r>
      <w:r w:rsidR="00C972DE" w:rsidRPr="00295394">
        <w:rPr>
          <w:noProof/>
          <w:lang w:val="id-ID"/>
        </w:rPr>
        <w:t>selanjutnya</w:t>
      </w:r>
      <w:r w:rsidR="00C972DE" w:rsidRPr="00295394">
        <w:rPr>
          <w:noProof/>
          <w:spacing w:val="-9"/>
          <w:lang w:val="id-ID"/>
        </w:rPr>
        <w:t xml:space="preserve"> </w:t>
      </w:r>
      <w:r w:rsidR="00C972DE" w:rsidRPr="00295394">
        <w:rPr>
          <w:noProof/>
          <w:lang w:val="id-ID"/>
        </w:rPr>
        <w:t>adalah merancang sistem robot. Hal ini meliputi pemilihan</w:t>
      </w:r>
      <w:r w:rsidR="007A00BD" w:rsidRPr="00295394">
        <w:rPr>
          <w:noProof/>
          <w:lang w:val="id-ID"/>
        </w:rPr>
        <w:t xml:space="preserve"> dan penentuan</w:t>
      </w:r>
      <w:r w:rsidR="00C972DE" w:rsidRPr="00295394">
        <w:rPr>
          <w:noProof/>
          <w:lang w:val="id-ID"/>
        </w:rPr>
        <w:t xml:space="preserve"> hardware dan software yang tepat, serta desain arsitektur</w:t>
      </w:r>
      <w:r w:rsidR="00C972DE" w:rsidRPr="00295394">
        <w:rPr>
          <w:noProof/>
          <w:spacing w:val="-3"/>
          <w:lang w:val="id-ID"/>
        </w:rPr>
        <w:t xml:space="preserve"> </w:t>
      </w:r>
      <w:r w:rsidR="00C972DE" w:rsidRPr="00295394">
        <w:rPr>
          <w:noProof/>
          <w:lang w:val="id-ID"/>
        </w:rPr>
        <w:t>sistem.</w:t>
      </w:r>
    </w:p>
    <w:p w14:paraId="3562BF9C" w14:textId="56173E29" w:rsidR="00F01121" w:rsidRPr="00295394" w:rsidRDefault="009C586B" w:rsidP="00D636E0">
      <w:pPr>
        <w:pStyle w:val="ListParagraph"/>
        <w:widowControl w:val="0"/>
        <w:numPr>
          <w:ilvl w:val="0"/>
          <w:numId w:val="28"/>
        </w:numPr>
        <w:tabs>
          <w:tab w:val="left" w:pos="1541"/>
        </w:tabs>
        <w:kinsoku w:val="0"/>
        <w:overflowPunct w:val="0"/>
        <w:autoSpaceDE w:val="0"/>
        <w:autoSpaceDN w:val="0"/>
        <w:adjustRightInd w:val="0"/>
        <w:spacing w:before="2" w:line="350" w:lineRule="auto"/>
        <w:ind w:right="3"/>
        <w:jc w:val="both"/>
        <w:rPr>
          <w:noProof/>
          <w:color w:val="000000"/>
          <w:sz w:val="28"/>
          <w:szCs w:val="28"/>
          <w:lang w:val="id-ID"/>
        </w:rPr>
      </w:pPr>
      <w:r w:rsidRPr="00295394">
        <w:rPr>
          <w:noProof/>
          <w:lang w:val="id-ID"/>
        </w:rPr>
        <w:t xml:space="preserve">Memperoleh </w:t>
      </w:r>
      <w:r w:rsidR="26AB1CFE" w:rsidRPr="00295394">
        <w:rPr>
          <w:noProof/>
          <w:lang w:val="id-ID"/>
        </w:rPr>
        <w:t xml:space="preserve">bahan </w:t>
      </w:r>
      <w:r w:rsidRPr="00295394">
        <w:rPr>
          <w:noProof/>
          <w:lang w:val="id-ID"/>
        </w:rPr>
        <w:t xml:space="preserve">dan </w:t>
      </w:r>
      <w:r w:rsidR="26AB1CFE" w:rsidRPr="00295394">
        <w:rPr>
          <w:noProof/>
          <w:lang w:val="id-ID"/>
        </w:rPr>
        <w:t>alat</w:t>
      </w:r>
      <w:r w:rsidRPr="00295394">
        <w:rPr>
          <w:noProof/>
          <w:lang w:val="id-ID"/>
        </w:rPr>
        <w:t xml:space="preserve">: tahap ini mengutamakan pengadaan peralatan </w:t>
      </w:r>
      <w:r w:rsidR="008263EF" w:rsidRPr="00295394">
        <w:rPr>
          <w:noProof/>
          <w:lang w:val="id-ID"/>
        </w:rPr>
        <w:t>dasar</w:t>
      </w:r>
      <w:r w:rsidRPr="00295394">
        <w:rPr>
          <w:noProof/>
          <w:lang w:val="id-ID"/>
        </w:rPr>
        <w:t xml:space="preserve"> yang mencakup</w:t>
      </w:r>
      <w:r w:rsidR="008263EF" w:rsidRPr="00295394">
        <w:rPr>
          <w:noProof/>
          <w:lang w:val="id-ID"/>
        </w:rPr>
        <w:t xml:space="preserve"> berupa</w:t>
      </w:r>
      <w:r w:rsidRPr="00295394">
        <w:rPr>
          <w:noProof/>
          <w:lang w:val="id-ID"/>
        </w:rPr>
        <w:t xml:space="preserve"> kamera, komputer dengan kapasitas yang sesuai, serta perangkat lunak penting seperti </w:t>
      </w:r>
      <w:r w:rsidRPr="00295394">
        <w:rPr>
          <w:i/>
          <w:iCs/>
          <w:noProof/>
          <w:lang w:val="id-ID"/>
        </w:rPr>
        <w:t xml:space="preserve">Integrated Development Environment </w:t>
      </w:r>
      <w:r w:rsidRPr="00295394">
        <w:rPr>
          <w:noProof/>
          <w:lang w:val="id-ID"/>
        </w:rPr>
        <w:t>(</w:t>
      </w:r>
      <w:r w:rsidRPr="00295394">
        <w:rPr>
          <w:i/>
          <w:iCs/>
          <w:noProof/>
          <w:lang w:val="id-ID"/>
        </w:rPr>
        <w:t>IDE</w:t>
      </w:r>
      <w:r w:rsidRPr="00295394">
        <w:rPr>
          <w:noProof/>
          <w:lang w:val="id-ID"/>
        </w:rPr>
        <w:t xml:space="preserve">), </w:t>
      </w:r>
      <w:r w:rsidRPr="00295394">
        <w:rPr>
          <w:i/>
          <w:iCs/>
          <w:noProof/>
          <w:lang w:val="id-ID"/>
        </w:rPr>
        <w:t>Python</w:t>
      </w:r>
      <w:r w:rsidRPr="00295394">
        <w:rPr>
          <w:noProof/>
          <w:lang w:val="id-ID"/>
        </w:rPr>
        <w:t xml:space="preserve">, dan </w:t>
      </w:r>
      <w:r w:rsidRPr="00295394">
        <w:rPr>
          <w:i/>
          <w:iCs/>
          <w:noProof/>
          <w:lang w:val="id-ID"/>
        </w:rPr>
        <w:t>ROS</w:t>
      </w:r>
      <w:r w:rsidRPr="00295394">
        <w:rPr>
          <w:noProof/>
          <w:lang w:val="id-ID"/>
        </w:rPr>
        <w:t xml:space="preserve">, yang semuanya beroperasi dalam lingkungan </w:t>
      </w:r>
      <w:r w:rsidRPr="00295394">
        <w:rPr>
          <w:i/>
          <w:iCs/>
          <w:noProof/>
          <w:lang w:val="id-ID"/>
        </w:rPr>
        <w:t>Linux</w:t>
      </w:r>
      <w:r w:rsidRPr="00295394">
        <w:rPr>
          <w:noProof/>
          <w:lang w:val="id-ID"/>
        </w:rPr>
        <w:t>. Selain itu, kami mempersiapkan bahan untuk pelatihan model serta bahan pendukung termasuk kabel, konektor, peralatan keselamatan, dan profil aluminium untuk pemasangan kamera, semua demi memastikan fondasi yang kuat untuk pengembangan dan pengujian sistem yang efektif.</w:t>
      </w:r>
    </w:p>
    <w:p w14:paraId="15510EA2" w14:textId="71021905" w:rsidR="008A465F" w:rsidRPr="00295394" w:rsidRDefault="001E4DA8" w:rsidP="00D636E0">
      <w:pPr>
        <w:pStyle w:val="ListParagraph"/>
        <w:widowControl w:val="0"/>
        <w:numPr>
          <w:ilvl w:val="0"/>
          <w:numId w:val="28"/>
        </w:numPr>
        <w:tabs>
          <w:tab w:val="left" w:pos="1541"/>
        </w:tabs>
        <w:kinsoku w:val="0"/>
        <w:overflowPunct w:val="0"/>
        <w:autoSpaceDE w:val="0"/>
        <w:autoSpaceDN w:val="0"/>
        <w:adjustRightInd w:val="0"/>
        <w:spacing w:before="2" w:line="350" w:lineRule="auto"/>
        <w:ind w:right="3"/>
        <w:jc w:val="both"/>
        <w:rPr>
          <w:noProof/>
          <w:color w:val="000000"/>
          <w:sz w:val="28"/>
          <w:szCs w:val="28"/>
          <w:lang w:val="id-ID"/>
        </w:rPr>
      </w:pPr>
      <w:r w:rsidRPr="00295394">
        <w:rPr>
          <w:noProof/>
          <w:lang w:val="id-ID"/>
        </w:rPr>
        <w:t xml:space="preserve">Pembuatan mesin dan tata ruang kerja: </w:t>
      </w:r>
      <w:r w:rsidR="00D764DF" w:rsidRPr="00295394">
        <w:rPr>
          <w:noProof/>
          <w:lang w:val="id-ID"/>
        </w:rPr>
        <w:t>S</w:t>
      </w:r>
      <w:r w:rsidR="00781A4C" w:rsidRPr="00295394">
        <w:rPr>
          <w:noProof/>
          <w:lang w:val="id-ID"/>
        </w:rPr>
        <w:t>etelah</w:t>
      </w:r>
      <w:r w:rsidR="00B5186E" w:rsidRPr="00295394">
        <w:rPr>
          <w:noProof/>
          <w:lang w:val="id-ID"/>
        </w:rPr>
        <w:t xml:space="preserve"> </w:t>
      </w:r>
      <w:r w:rsidR="00D764DF" w:rsidRPr="00295394">
        <w:rPr>
          <w:noProof/>
          <w:lang w:val="id-ID"/>
        </w:rPr>
        <w:t>mendapatkan alat dan bahan yang dibutuhkan,</w:t>
      </w:r>
      <w:r w:rsidR="0068256F" w:rsidRPr="00295394">
        <w:rPr>
          <w:noProof/>
          <w:lang w:val="id-ID"/>
        </w:rPr>
        <w:t xml:space="preserve"> maka akan dilaksanakan untuk pembuatan ruang kerja robot dan </w:t>
      </w:r>
      <w:r w:rsidR="00DC30E5" w:rsidRPr="00295394">
        <w:rPr>
          <w:noProof/>
          <w:lang w:val="id-ID"/>
        </w:rPr>
        <w:t xml:space="preserve">pemasangan kebutuhan sistem, seperti machine vision melitputi </w:t>
      </w:r>
      <w:r w:rsidR="16441B99" w:rsidRPr="00295394">
        <w:rPr>
          <w:noProof/>
          <w:lang w:val="id-ID"/>
        </w:rPr>
        <w:t>pencahayaan</w:t>
      </w:r>
      <w:r w:rsidR="00DC30E5" w:rsidRPr="00295394">
        <w:rPr>
          <w:noProof/>
          <w:lang w:val="id-ID"/>
        </w:rPr>
        <w:t>, kamera dan mounting profile</w:t>
      </w:r>
      <w:r w:rsidR="00863580" w:rsidRPr="00295394">
        <w:rPr>
          <w:noProof/>
          <w:lang w:val="id-ID"/>
        </w:rPr>
        <w:t>.</w:t>
      </w:r>
      <w:r w:rsidR="009375C1" w:rsidRPr="00295394">
        <w:rPr>
          <w:noProof/>
          <w:lang w:val="id-ID"/>
        </w:rPr>
        <w:t xml:space="preserve"> Serta penyesuaian gripper untuk tangan robot</w:t>
      </w:r>
      <w:r w:rsidR="007A00BD" w:rsidRPr="00295394">
        <w:rPr>
          <w:noProof/>
          <w:lang w:val="id-ID"/>
        </w:rPr>
        <w:t>.</w:t>
      </w:r>
    </w:p>
    <w:p w14:paraId="045794D3" w14:textId="77777777" w:rsidR="0013566D" w:rsidRDefault="0013566D" w:rsidP="76B65E67">
      <w:pPr>
        <w:widowControl w:val="0"/>
        <w:tabs>
          <w:tab w:val="left" w:pos="1541"/>
        </w:tabs>
        <w:spacing w:before="2" w:line="350" w:lineRule="auto"/>
        <w:ind w:right="1049"/>
        <w:jc w:val="both"/>
        <w:rPr>
          <w:noProof/>
          <w:color w:val="000000" w:themeColor="text1"/>
          <w:sz w:val="28"/>
          <w:szCs w:val="28"/>
          <w:lang w:val="id-ID"/>
        </w:rPr>
      </w:pPr>
    </w:p>
    <w:p w14:paraId="51DB2486" w14:textId="00C0051D" w:rsidR="00863580" w:rsidRPr="00295394" w:rsidRDefault="00863580" w:rsidP="00247ED8">
      <w:pPr>
        <w:pStyle w:val="ListParagraph"/>
        <w:widowControl w:val="0"/>
        <w:numPr>
          <w:ilvl w:val="2"/>
          <w:numId w:val="27"/>
        </w:numPr>
        <w:tabs>
          <w:tab w:val="left" w:pos="1541"/>
        </w:tabs>
        <w:kinsoku w:val="0"/>
        <w:overflowPunct w:val="0"/>
        <w:autoSpaceDE w:val="0"/>
        <w:autoSpaceDN w:val="0"/>
        <w:adjustRightInd w:val="0"/>
        <w:spacing w:before="2" w:line="350" w:lineRule="auto"/>
        <w:ind w:right="1049"/>
        <w:jc w:val="both"/>
        <w:rPr>
          <w:b/>
          <w:bCs/>
          <w:noProof/>
          <w:color w:val="000000"/>
          <w:lang w:val="id-ID"/>
        </w:rPr>
      </w:pPr>
      <w:r w:rsidRPr="00295394">
        <w:rPr>
          <w:b/>
          <w:bCs/>
          <w:noProof/>
          <w:color w:val="000000"/>
          <w:lang w:val="id-ID"/>
        </w:rPr>
        <w:t xml:space="preserve">Tahap Kedua </w:t>
      </w:r>
    </w:p>
    <w:p w14:paraId="78C96F69" w14:textId="0B43A13A" w:rsidR="008A465F" w:rsidRPr="00295394" w:rsidRDefault="1C2E32AE" w:rsidP="00D636E0">
      <w:pPr>
        <w:pStyle w:val="ListParagraph"/>
        <w:widowControl w:val="0"/>
        <w:numPr>
          <w:ilvl w:val="0"/>
          <w:numId w:val="28"/>
        </w:numPr>
        <w:tabs>
          <w:tab w:val="left" w:pos="1541"/>
        </w:tabs>
        <w:kinsoku w:val="0"/>
        <w:overflowPunct w:val="0"/>
        <w:autoSpaceDE w:val="0"/>
        <w:autoSpaceDN w:val="0"/>
        <w:adjustRightInd w:val="0"/>
        <w:spacing w:before="2" w:line="350" w:lineRule="auto"/>
        <w:ind w:right="144"/>
        <w:jc w:val="both"/>
        <w:rPr>
          <w:noProof/>
          <w:color w:val="000000"/>
          <w:sz w:val="28"/>
          <w:szCs w:val="28"/>
          <w:lang w:val="id-ID"/>
        </w:rPr>
      </w:pPr>
      <w:r w:rsidRPr="00295394">
        <w:rPr>
          <w:noProof/>
          <w:lang w:val="id-ID"/>
        </w:rPr>
        <w:t>Integrasi</w:t>
      </w:r>
      <w:r w:rsidR="00161B67" w:rsidRPr="00295394">
        <w:rPr>
          <w:noProof/>
          <w:lang w:val="id-ID"/>
        </w:rPr>
        <w:t xml:space="preserve"> alat dan mesin: </w:t>
      </w:r>
      <w:r w:rsidR="00077930" w:rsidRPr="00295394">
        <w:rPr>
          <w:noProof/>
          <w:lang w:val="id-ID"/>
        </w:rPr>
        <w:t>Tahap ini melibatkan implementasi dan pengembangan platform visi</w:t>
      </w:r>
      <w:r w:rsidR="007A00BD" w:rsidRPr="00295394">
        <w:rPr>
          <w:noProof/>
          <w:lang w:val="id-ID"/>
        </w:rPr>
        <w:t xml:space="preserve">on </w:t>
      </w:r>
      <w:r w:rsidR="00077930" w:rsidRPr="00295394">
        <w:rPr>
          <w:noProof/>
          <w:lang w:val="id-ID"/>
        </w:rPr>
        <w:t xml:space="preserve">mesin serta Robot </w:t>
      </w:r>
      <w:r w:rsidR="00077930" w:rsidRPr="00295394">
        <w:rPr>
          <w:noProof/>
          <w:lang w:val="id-ID"/>
        </w:rPr>
        <w:lastRenderedPageBreak/>
        <w:t xml:space="preserve">Operating System (ROS) untuk meningkatkan kinerja. Ini juga termasuk kalibrasi kamera dan translasi posisi koordinat robot, seperti home position, </w:t>
      </w:r>
      <w:r w:rsidR="00077930" w:rsidRPr="00295394">
        <w:rPr>
          <w:i/>
          <w:noProof/>
          <w:lang w:val="id-ID"/>
        </w:rPr>
        <w:t>waypoint joint pickup</w:t>
      </w:r>
      <w:r w:rsidR="00077930" w:rsidRPr="00295394">
        <w:rPr>
          <w:noProof/>
          <w:lang w:val="id-ID"/>
        </w:rPr>
        <w:t xml:space="preserve">, batas </w:t>
      </w:r>
      <w:r w:rsidR="00077930" w:rsidRPr="00295394">
        <w:rPr>
          <w:i/>
          <w:noProof/>
          <w:lang w:val="id-ID"/>
        </w:rPr>
        <w:t>workspace</w:t>
      </w:r>
      <w:r w:rsidR="00077930" w:rsidRPr="00295394">
        <w:rPr>
          <w:noProof/>
          <w:lang w:val="id-ID"/>
        </w:rPr>
        <w:t xml:space="preserve"> berbentuk persegi panjang, serta wadah penempatan tomat.</w:t>
      </w:r>
    </w:p>
    <w:p w14:paraId="571E5643" w14:textId="73671FC1" w:rsidR="00247ED8" w:rsidRPr="00295394" w:rsidRDefault="00C972DE" w:rsidP="00D636E0">
      <w:pPr>
        <w:pStyle w:val="ListParagraph"/>
        <w:widowControl w:val="0"/>
        <w:numPr>
          <w:ilvl w:val="0"/>
          <w:numId w:val="28"/>
        </w:numPr>
        <w:tabs>
          <w:tab w:val="left" w:pos="1541"/>
        </w:tabs>
        <w:kinsoku w:val="0"/>
        <w:overflowPunct w:val="0"/>
        <w:autoSpaceDE w:val="0"/>
        <w:autoSpaceDN w:val="0"/>
        <w:adjustRightInd w:val="0"/>
        <w:spacing w:before="2" w:line="350" w:lineRule="auto"/>
        <w:ind w:right="144"/>
        <w:jc w:val="both"/>
        <w:rPr>
          <w:noProof/>
          <w:color w:val="000000"/>
          <w:sz w:val="28"/>
          <w:szCs w:val="28"/>
          <w:lang w:val="id-ID"/>
        </w:rPr>
      </w:pPr>
      <w:r w:rsidRPr="00295394">
        <w:rPr>
          <w:noProof/>
          <w:lang w:val="id-ID"/>
        </w:rPr>
        <w:t>Pengujian: Setelah implementasi selesai, sistem robot perlu diuji untuk memastikan bahwa sistem berfungsi sesuai dengan t</w:t>
      </w:r>
      <w:r w:rsidRPr="00295394">
        <w:rPr>
          <w:noProof/>
          <w:spacing w:val="-4"/>
          <w:lang w:val="id-ID"/>
        </w:rPr>
        <w:t xml:space="preserve">ahap </w:t>
      </w:r>
      <w:r w:rsidRPr="00295394">
        <w:rPr>
          <w:noProof/>
          <w:lang w:val="id-ID"/>
        </w:rPr>
        <w:t>ini juga melibatkan evaluasi kinerja sistem dan identifikasi kekurangan atau masalah yang perlu</w:t>
      </w:r>
      <w:r w:rsidRPr="00295394">
        <w:rPr>
          <w:noProof/>
          <w:spacing w:val="-1"/>
          <w:lang w:val="id-ID"/>
        </w:rPr>
        <w:t xml:space="preserve"> </w:t>
      </w:r>
      <w:r w:rsidRPr="00295394">
        <w:rPr>
          <w:noProof/>
          <w:lang w:val="id-ID"/>
        </w:rPr>
        <w:t>diperbaiki.</w:t>
      </w:r>
    </w:p>
    <w:p w14:paraId="2A65282C" w14:textId="77777777" w:rsidR="00247ED8" w:rsidRPr="00295394" w:rsidRDefault="0060452D" w:rsidP="00D636E0">
      <w:pPr>
        <w:pStyle w:val="ListParagraph"/>
        <w:widowControl w:val="0"/>
        <w:numPr>
          <w:ilvl w:val="0"/>
          <w:numId w:val="28"/>
        </w:numPr>
        <w:tabs>
          <w:tab w:val="left" w:pos="1541"/>
        </w:tabs>
        <w:kinsoku w:val="0"/>
        <w:overflowPunct w:val="0"/>
        <w:autoSpaceDE w:val="0"/>
        <w:autoSpaceDN w:val="0"/>
        <w:adjustRightInd w:val="0"/>
        <w:spacing w:before="2" w:line="350" w:lineRule="auto"/>
        <w:ind w:right="144"/>
        <w:jc w:val="both"/>
        <w:rPr>
          <w:noProof/>
          <w:color w:val="000000"/>
          <w:sz w:val="28"/>
          <w:szCs w:val="28"/>
          <w:lang w:val="id-ID"/>
        </w:rPr>
      </w:pPr>
      <w:r w:rsidRPr="00295394">
        <w:rPr>
          <w:noProof/>
          <w:lang w:val="id-ID"/>
        </w:rPr>
        <w:t>Evaluasi dan perbaikan</w:t>
      </w:r>
      <w:r w:rsidR="00C972DE" w:rsidRPr="00295394">
        <w:rPr>
          <w:noProof/>
          <w:lang w:val="id-ID"/>
        </w:rPr>
        <w:t>: Setelah sistem robot berhasil diuji, tahap terakhir</w:t>
      </w:r>
      <w:r w:rsidR="00D8579A" w:rsidRPr="00295394">
        <w:rPr>
          <w:noProof/>
          <w:lang w:val="id-ID"/>
        </w:rPr>
        <w:t xml:space="preserve"> ini</w:t>
      </w:r>
      <w:r w:rsidR="00C972DE" w:rsidRPr="00295394">
        <w:rPr>
          <w:noProof/>
          <w:lang w:val="id-ID"/>
        </w:rPr>
        <w:t xml:space="preserve"> adalah penerapan dan</w:t>
      </w:r>
      <w:r w:rsidR="00C171A5" w:rsidRPr="00295394">
        <w:rPr>
          <w:noProof/>
          <w:lang w:val="id-ID"/>
        </w:rPr>
        <w:t xml:space="preserve"> perkembangan tambahan kedepan untuk menyesuaikan</w:t>
      </w:r>
      <w:r w:rsidR="00C972DE" w:rsidRPr="00295394">
        <w:rPr>
          <w:noProof/>
          <w:spacing w:val="-3"/>
          <w:lang w:val="id-ID"/>
        </w:rPr>
        <w:t>.</w:t>
      </w:r>
    </w:p>
    <w:p w14:paraId="67F30B95" w14:textId="77777777" w:rsidR="00247ED8" w:rsidRPr="00295394" w:rsidRDefault="00C972DE" w:rsidP="00D636E0">
      <w:pPr>
        <w:pStyle w:val="ListParagraph"/>
        <w:widowControl w:val="0"/>
        <w:numPr>
          <w:ilvl w:val="0"/>
          <w:numId w:val="28"/>
        </w:numPr>
        <w:tabs>
          <w:tab w:val="left" w:pos="1541"/>
        </w:tabs>
        <w:kinsoku w:val="0"/>
        <w:overflowPunct w:val="0"/>
        <w:autoSpaceDE w:val="0"/>
        <w:autoSpaceDN w:val="0"/>
        <w:adjustRightInd w:val="0"/>
        <w:spacing w:before="2" w:line="350" w:lineRule="auto"/>
        <w:ind w:right="144"/>
        <w:jc w:val="both"/>
        <w:rPr>
          <w:noProof/>
          <w:color w:val="000000"/>
          <w:sz w:val="28"/>
          <w:szCs w:val="28"/>
          <w:lang w:val="id-ID"/>
        </w:rPr>
      </w:pPr>
      <w:r w:rsidRPr="00295394">
        <w:rPr>
          <w:noProof/>
          <w:lang w:val="id-ID"/>
        </w:rPr>
        <w:t>Monitoring dan pemeliharaan: Setelah sistem robot digunakan secara rutin, perlu dilakukan monitoring dan pemeliharaan secara berkala untuk memastikan bahwa sistem selalu berfungsi dengan</w:t>
      </w:r>
      <w:r w:rsidRPr="00295394">
        <w:rPr>
          <w:noProof/>
          <w:spacing w:val="-3"/>
          <w:lang w:val="id-ID"/>
        </w:rPr>
        <w:t xml:space="preserve"> </w:t>
      </w:r>
      <w:r w:rsidRPr="00295394">
        <w:rPr>
          <w:noProof/>
          <w:lang w:val="id-ID"/>
        </w:rPr>
        <w:t>baik.</w:t>
      </w:r>
    </w:p>
    <w:p w14:paraId="6F07DA93" w14:textId="1F5FC7BF" w:rsidR="00C972DE" w:rsidRPr="00295394" w:rsidRDefault="00C972DE" w:rsidP="00D636E0">
      <w:pPr>
        <w:pStyle w:val="ListParagraph"/>
        <w:widowControl w:val="0"/>
        <w:numPr>
          <w:ilvl w:val="0"/>
          <w:numId w:val="28"/>
        </w:numPr>
        <w:tabs>
          <w:tab w:val="left" w:pos="1541"/>
        </w:tabs>
        <w:kinsoku w:val="0"/>
        <w:overflowPunct w:val="0"/>
        <w:autoSpaceDE w:val="0"/>
        <w:autoSpaceDN w:val="0"/>
        <w:adjustRightInd w:val="0"/>
        <w:spacing w:before="2" w:line="350" w:lineRule="auto"/>
        <w:ind w:right="144"/>
        <w:jc w:val="both"/>
        <w:rPr>
          <w:noProof/>
          <w:color w:val="000000"/>
          <w:sz w:val="28"/>
          <w:szCs w:val="28"/>
          <w:lang w:val="id-ID"/>
        </w:rPr>
      </w:pPr>
      <w:r w:rsidRPr="00295394">
        <w:rPr>
          <w:noProof/>
          <w:lang w:val="id-ID"/>
        </w:rPr>
        <w:t xml:space="preserve">Dokumentasi proyek: </w:t>
      </w:r>
      <w:r w:rsidRPr="00295394">
        <w:rPr>
          <w:noProof/>
          <w:spacing w:val="-4"/>
          <w:lang w:val="id-ID"/>
        </w:rPr>
        <w:t xml:space="preserve">Tahap </w:t>
      </w:r>
      <w:r w:rsidRPr="00295394">
        <w:rPr>
          <w:noProof/>
          <w:lang w:val="id-ID"/>
        </w:rPr>
        <w:t>ini adalah dokumentasi proyek,</w:t>
      </w:r>
      <w:r w:rsidRPr="00295394">
        <w:rPr>
          <w:noProof/>
          <w:spacing w:val="-18"/>
          <w:lang w:val="id-ID"/>
        </w:rPr>
        <w:t xml:space="preserve"> </w:t>
      </w:r>
      <w:r w:rsidRPr="00295394">
        <w:rPr>
          <w:noProof/>
          <w:lang w:val="id-ID"/>
        </w:rPr>
        <w:t>termasuk</w:t>
      </w:r>
      <w:r w:rsidRPr="00295394">
        <w:rPr>
          <w:noProof/>
          <w:spacing w:val="-18"/>
          <w:lang w:val="id-ID"/>
        </w:rPr>
        <w:t xml:space="preserve"> </w:t>
      </w:r>
      <w:r w:rsidRPr="00295394">
        <w:rPr>
          <w:noProof/>
          <w:lang w:val="id-ID"/>
        </w:rPr>
        <w:t>dokumentasi</w:t>
      </w:r>
      <w:r w:rsidRPr="00295394">
        <w:rPr>
          <w:noProof/>
          <w:spacing w:val="-17"/>
          <w:lang w:val="id-ID"/>
        </w:rPr>
        <w:t xml:space="preserve"> </w:t>
      </w:r>
      <w:r w:rsidRPr="00295394">
        <w:rPr>
          <w:noProof/>
          <w:lang w:val="id-ID"/>
        </w:rPr>
        <w:t>spesifikasi</w:t>
      </w:r>
      <w:r w:rsidRPr="00295394">
        <w:rPr>
          <w:noProof/>
          <w:spacing w:val="-18"/>
          <w:lang w:val="id-ID"/>
        </w:rPr>
        <w:t xml:space="preserve"> </w:t>
      </w:r>
      <w:r w:rsidRPr="00295394">
        <w:rPr>
          <w:noProof/>
          <w:lang w:val="id-ID"/>
        </w:rPr>
        <w:t>sistem,</w:t>
      </w:r>
      <w:r w:rsidRPr="00295394">
        <w:rPr>
          <w:noProof/>
          <w:spacing w:val="-18"/>
          <w:lang w:val="id-ID"/>
        </w:rPr>
        <w:t xml:space="preserve"> </w:t>
      </w:r>
      <w:r w:rsidRPr="00295394">
        <w:rPr>
          <w:noProof/>
          <w:lang w:val="id-ID"/>
        </w:rPr>
        <w:t>desain</w:t>
      </w:r>
      <w:r w:rsidRPr="00295394">
        <w:rPr>
          <w:noProof/>
          <w:spacing w:val="-16"/>
          <w:lang w:val="id-ID"/>
        </w:rPr>
        <w:t xml:space="preserve"> </w:t>
      </w:r>
      <w:r w:rsidRPr="00295394">
        <w:rPr>
          <w:noProof/>
          <w:lang w:val="id-ID"/>
        </w:rPr>
        <w:t>sistem,</w:t>
      </w:r>
      <w:r w:rsidRPr="00295394">
        <w:rPr>
          <w:noProof/>
          <w:spacing w:val="-18"/>
          <w:lang w:val="id-ID"/>
        </w:rPr>
        <w:t xml:space="preserve"> </w:t>
      </w:r>
      <w:r w:rsidRPr="00295394">
        <w:rPr>
          <w:noProof/>
          <w:lang w:val="id-ID"/>
        </w:rPr>
        <w:t>hasil</w:t>
      </w:r>
      <w:r w:rsidRPr="00295394">
        <w:rPr>
          <w:noProof/>
          <w:spacing w:val="-17"/>
          <w:lang w:val="id-ID"/>
        </w:rPr>
        <w:t xml:space="preserve"> </w:t>
      </w:r>
      <w:r w:rsidRPr="00295394">
        <w:rPr>
          <w:noProof/>
          <w:lang w:val="id-ID"/>
        </w:rPr>
        <w:t xml:space="preserve">pengujian, dan Langkah-langkah </w:t>
      </w:r>
      <w:r w:rsidR="001075ED" w:rsidRPr="00295394">
        <w:rPr>
          <w:noProof/>
          <w:lang w:val="id-ID"/>
        </w:rPr>
        <w:t>perancangan</w:t>
      </w:r>
      <w:r w:rsidRPr="00295394">
        <w:rPr>
          <w:noProof/>
          <w:lang w:val="id-ID"/>
        </w:rPr>
        <w:t xml:space="preserve"> sistem. Hal ini bertujuan untuk memudahkan penggunaan dan </w:t>
      </w:r>
      <w:r w:rsidR="001075ED" w:rsidRPr="00295394">
        <w:rPr>
          <w:noProof/>
          <w:lang w:val="id-ID"/>
        </w:rPr>
        <w:t>pengembangan</w:t>
      </w:r>
      <w:r w:rsidRPr="00295394">
        <w:rPr>
          <w:noProof/>
          <w:lang w:val="id-ID"/>
        </w:rPr>
        <w:t xml:space="preserve"> sistem di masa</w:t>
      </w:r>
      <w:r w:rsidRPr="00295394">
        <w:rPr>
          <w:noProof/>
          <w:spacing w:val="-5"/>
          <w:lang w:val="id-ID"/>
        </w:rPr>
        <w:t xml:space="preserve"> </w:t>
      </w:r>
      <w:r w:rsidRPr="00295394">
        <w:rPr>
          <w:noProof/>
          <w:lang w:val="id-ID"/>
        </w:rPr>
        <w:t>depan.</w:t>
      </w:r>
    </w:p>
    <w:p w14:paraId="32C09390" w14:textId="77777777" w:rsidR="00837B7C" w:rsidRDefault="00837B7C" w:rsidP="3E04C333">
      <w:pPr>
        <w:pBdr>
          <w:top w:val="nil"/>
          <w:left w:val="nil"/>
          <w:bottom w:val="nil"/>
          <w:right w:val="nil"/>
          <w:between w:val="nil"/>
        </w:pBdr>
        <w:spacing w:line="360" w:lineRule="auto"/>
        <w:jc w:val="both"/>
        <w:rPr>
          <w:b/>
          <w:bCs/>
          <w:noProof/>
          <w:color w:val="000000" w:themeColor="text1"/>
          <w:lang w:val="id-ID"/>
        </w:rPr>
      </w:pPr>
    </w:p>
    <w:p w14:paraId="08A06A2D" w14:textId="77777777" w:rsidR="0013566D" w:rsidRDefault="0013566D" w:rsidP="3E04C333">
      <w:pPr>
        <w:pBdr>
          <w:top w:val="nil"/>
          <w:left w:val="nil"/>
          <w:bottom w:val="nil"/>
          <w:right w:val="nil"/>
          <w:between w:val="nil"/>
        </w:pBdr>
        <w:spacing w:line="360" w:lineRule="auto"/>
        <w:jc w:val="both"/>
        <w:rPr>
          <w:b/>
          <w:bCs/>
          <w:noProof/>
          <w:color w:val="000000" w:themeColor="text1"/>
          <w:lang w:val="id-ID"/>
        </w:rPr>
      </w:pPr>
    </w:p>
    <w:p w14:paraId="56DD307F" w14:textId="5626A9A5" w:rsidR="00BE6B00" w:rsidRPr="00295394" w:rsidRDefault="00BE6B00" w:rsidP="008A4477">
      <w:pPr>
        <w:pStyle w:val="Heading2"/>
        <w:numPr>
          <w:ilvl w:val="1"/>
          <w:numId w:val="27"/>
        </w:numPr>
        <w:ind w:left="1134" w:hanging="425"/>
        <w:rPr>
          <w:noProof/>
        </w:rPr>
      </w:pPr>
      <w:r w:rsidRPr="00295394">
        <w:rPr>
          <w:noProof/>
        </w:rPr>
        <w:t>Alat dan Bahan</w:t>
      </w:r>
    </w:p>
    <w:p w14:paraId="409FAA6A" w14:textId="00C75EBA" w:rsidR="333BA5B5" w:rsidRDefault="09360870" w:rsidP="189BFF70">
      <w:pPr>
        <w:pBdr>
          <w:top w:val="nil"/>
          <w:left w:val="nil"/>
          <w:bottom w:val="nil"/>
          <w:right w:val="nil"/>
          <w:between w:val="nil"/>
        </w:pBdr>
        <w:spacing w:line="360" w:lineRule="auto"/>
        <w:ind w:left="720" w:firstLine="720"/>
        <w:rPr>
          <w:noProof/>
          <w:color w:val="000000" w:themeColor="text1"/>
          <w:lang w:val="id-ID"/>
        </w:rPr>
      </w:pPr>
      <w:r w:rsidRPr="00295394">
        <w:rPr>
          <w:noProof/>
          <w:color w:val="000000" w:themeColor="text1"/>
          <w:lang w:val="id-ID"/>
        </w:rPr>
        <w:t xml:space="preserve"> Komponen Alat dan Bahan dalam penelitian ini meliputi: Dobot  </w:t>
      </w:r>
      <w:r w:rsidR="3E04C333" w:rsidRPr="00295394">
        <w:rPr>
          <w:noProof/>
          <w:lang w:val="id-ID"/>
        </w:rPr>
        <w:tab/>
      </w:r>
      <w:r w:rsidR="3E04C333" w:rsidRPr="00295394">
        <w:rPr>
          <w:noProof/>
          <w:lang w:val="id-ID"/>
        </w:rPr>
        <w:tab/>
      </w:r>
      <w:r w:rsidRPr="00295394">
        <w:rPr>
          <w:noProof/>
          <w:color w:val="000000" w:themeColor="text1"/>
          <w:lang w:val="id-ID"/>
        </w:rPr>
        <w:t xml:space="preserve"> Mag</w:t>
      </w:r>
      <w:r w:rsidR="00881C25" w:rsidRPr="00295394">
        <w:rPr>
          <w:noProof/>
          <w:color w:val="000000" w:themeColor="text1"/>
          <w:lang w:val="id-ID"/>
        </w:rPr>
        <w:t>i</w:t>
      </w:r>
      <w:r w:rsidRPr="00295394">
        <w:rPr>
          <w:noProof/>
          <w:color w:val="000000" w:themeColor="text1"/>
          <w:lang w:val="id-ID"/>
        </w:rPr>
        <w:t xml:space="preserve">cian,     Kamera,    Komputer dan    bahan Tomat  Plum dan </w:t>
      </w:r>
      <w:r w:rsidR="3E04C333" w:rsidRPr="00295394">
        <w:rPr>
          <w:noProof/>
          <w:lang w:val="id-ID"/>
        </w:rPr>
        <w:tab/>
      </w:r>
      <w:r w:rsidR="3E04C333" w:rsidRPr="00295394">
        <w:rPr>
          <w:noProof/>
          <w:lang w:val="id-ID"/>
        </w:rPr>
        <w:tab/>
      </w:r>
      <w:r w:rsidR="001B04BA" w:rsidRPr="00295394">
        <w:rPr>
          <w:noProof/>
          <w:lang w:val="id-ID"/>
        </w:rPr>
        <w:t xml:space="preserve"> </w:t>
      </w:r>
      <w:r w:rsidRPr="00295394">
        <w:rPr>
          <w:noProof/>
          <w:color w:val="000000" w:themeColor="text1"/>
          <w:lang w:val="id-ID"/>
        </w:rPr>
        <w:t xml:space="preserve">Tomat Apel. </w:t>
      </w:r>
      <w:r w:rsidR="3E04C333" w:rsidRPr="00295394">
        <w:rPr>
          <w:noProof/>
          <w:color w:val="000000" w:themeColor="text1"/>
          <w:lang w:val="id-ID"/>
        </w:rPr>
        <w:t xml:space="preserve">Penjelasan mengenai komponen alat-alat dan bahan </w:t>
      </w:r>
      <w:r w:rsidR="0002689E" w:rsidRPr="00295394">
        <w:rPr>
          <w:noProof/>
          <w:lang w:val="id-ID"/>
        </w:rPr>
        <w:tab/>
      </w:r>
      <w:r w:rsidR="3E04C333" w:rsidRPr="00295394">
        <w:rPr>
          <w:noProof/>
          <w:color w:val="000000" w:themeColor="text1"/>
          <w:lang w:val="id-ID"/>
        </w:rPr>
        <w:t xml:space="preserve"> </w:t>
      </w:r>
      <w:r w:rsidR="6355295D" w:rsidRPr="00295394">
        <w:rPr>
          <w:noProof/>
          <w:color w:val="000000" w:themeColor="text1"/>
          <w:lang w:val="id-ID"/>
        </w:rPr>
        <w:t xml:space="preserve">   </w:t>
      </w:r>
      <w:r w:rsidR="3E04C333" w:rsidRPr="00295394">
        <w:rPr>
          <w:noProof/>
          <w:lang w:val="id-ID"/>
        </w:rPr>
        <w:tab/>
      </w:r>
      <w:r w:rsidR="001B04BA" w:rsidRPr="00295394">
        <w:rPr>
          <w:noProof/>
          <w:lang w:val="id-ID"/>
        </w:rPr>
        <w:t xml:space="preserve">  </w:t>
      </w:r>
      <w:r w:rsidR="3E04C333" w:rsidRPr="00295394">
        <w:rPr>
          <w:noProof/>
          <w:color w:val="000000" w:themeColor="text1"/>
          <w:lang w:val="id-ID"/>
        </w:rPr>
        <w:t xml:space="preserve">tersebut sebagai berikut : </w:t>
      </w:r>
    </w:p>
    <w:p w14:paraId="0D68FAE4" w14:textId="77777777" w:rsidR="0013566D" w:rsidRDefault="0013566D" w:rsidP="189BFF70">
      <w:pPr>
        <w:pBdr>
          <w:top w:val="nil"/>
          <w:left w:val="nil"/>
          <w:bottom w:val="nil"/>
          <w:right w:val="nil"/>
          <w:between w:val="nil"/>
        </w:pBdr>
        <w:spacing w:line="360" w:lineRule="auto"/>
        <w:ind w:left="720" w:firstLine="720"/>
        <w:rPr>
          <w:noProof/>
          <w:color w:val="000000" w:themeColor="text1"/>
          <w:lang w:val="id-ID"/>
        </w:rPr>
      </w:pPr>
    </w:p>
    <w:p w14:paraId="7F3C648E" w14:textId="77777777" w:rsidR="0013566D" w:rsidRDefault="0013566D" w:rsidP="189BFF70">
      <w:pPr>
        <w:pBdr>
          <w:top w:val="nil"/>
          <w:left w:val="nil"/>
          <w:bottom w:val="nil"/>
          <w:right w:val="nil"/>
          <w:between w:val="nil"/>
        </w:pBdr>
        <w:spacing w:line="360" w:lineRule="auto"/>
        <w:ind w:left="720" w:firstLine="720"/>
        <w:rPr>
          <w:noProof/>
          <w:color w:val="000000" w:themeColor="text1"/>
          <w:lang w:val="id-ID"/>
        </w:rPr>
      </w:pPr>
    </w:p>
    <w:p w14:paraId="2459324A" w14:textId="77777777" w:rsidR="0013566D" w:rsidRPr="00295394" w:rsidRDefault="0013566D" w:rsidP="189BFF70">
      <w:pPr>
        <w:pBdr>
          <w:top w:val="nil"/>
          <w:left w:val="nil"/>
          <w:bottom w:val="nil"/>
          <w:right w:val="nil"/>
          <w:between w:val="nil"/>
        </w:pBdr>
        <w:spacing w:line="360" w:lineRule="auto"/>
        <w:ind w:left="720" w:firstLine="720"/>
        <w:rPr>
          <w:noProof/>
          <w:color w:val="000000" w:themeColor="text1"/>
          <w:lang w:val="id-ID"/>
        </w:rPr>
      </w:pPr>
    </w:p>
    <w:p w14:paraId="5417AB5F" w14:textId="29D50561" w:rsidR="5C6B3BD9" w:rsidRPr="00295394" w:rsidRDefault="00006CE9" w:rsidP="002D6215">
      <w:pPr>
        <w:pStyle w:val="Heading3"/>
        <w:rPr>
          <w:noProof/>
          <w:lang w:val="id-ID"/>
        </w:rPr>
      </w:pPr>
      <w:r w:rsidRPr="00295394">
        <w:rPr>
          <w:noProof/>
          <w:lang w:val="id-ID"/>
        </w:rPr>
        <w:lastRenderedPageBreak/>
        <w:t>Robot Dobot Magician</w:t>
      </w:r>
    </w:p>
    <w:p w14:paraId="50F8538C" w14:textId="59682D98" w:rsidR="00405EB6" w:rsidRPr="00295394" w:rsidRDefault="00405EB6" w:rsidP="00405EB6">
      <w:pPr>
        <w:pBdr>
          <w:top w:val="nil"/>
          <w:left w:val="nil"/>
          <w:bottom w:val="nil"/>
          <w:right w:val="nil"/>
          <w:between w:val="nil"/>
        </w:pBdr>
        <w:spacing w:line="360" w:lineRule="auto"/>
        <w:jc w:val="both"/>
        <w:rPr>
          <w:noProof/>
          <w:color w:val="000000" w:themeColor="text1"/>
          <w:lang w:val="id-ID"/>
        </w:rPr>
      </w:pPr>
    </w:p>
    <w:p w14:paraId="68500D8B" w14:textId="434DA42B" w:rsidR="009C1A31" w:rsidRPr="00295394" w:rsidRDefault="0088077D" w:rsidP="00040AC5">
      <w:pPr>
        <w:spacing w:line="360" w:lineRule="auto"/>
        <w:ind w:left="1134" w:firstLine="426"/>
        <w:jc w:val="both"/>
        <w:rPr>
          <w:noProof/>
          <w:lang w:val="id-ID"/>
        </w:rPr>
      </w:pPr>
      <w:r w:rsidRPr="00295394">
        <w:rPr>
          <w:noProof/>
          <w:lang w:val="id-ID"/>
        </w:rPr>
        <w:drawing>
          <wp:anchor distT="0" distB="0" distL="114300" distR="114300" simplePos="0" relativeHeight="251658242" behindDoc="0" locked="0" layoutInCell="1" allowOverlap="1" wp14:anchorId="61A9F075" wp14:editId="47DDE156">
            <wp:simplePos x="0" y="0"/>
            <wp:positionH relativeFrom="margin">
              <wp:align>right</wp:align>
            </wp:positionH>
            <wp:positionV relativeFrom="paragraph">
              <wp:posOffset>871220</wp:posOffset>
            </wp:positionV>
            <wp:extent cx="4029710" cy="2773680"/>
            <wp:effectExtent l="0" t="0" r="8890" b="7620"/>
            <wp:wrapTopAndBottom/>
            <wp:docPr id="1732079933" name="Picture 1732079933" descr="A drawing of a robotic a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2367" name="Picture 1" descr="A drawing of a robotic ar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29710" cy="2773680"/>
                    </a:xfrm>
                    <a:prstGeom prst="rect">
                      <a:avLst/>
                    </a:prstGeom>
                  </pic:spPr>
                </pic:pic>
              </a:graphicData>
            </a:graphic>
            <wp14:sizeRelH relativeFrom="margin">
              <wp14:pctWidth>0</wp14:pctWidth>
            </wp14:sizeRelH>
            <wp14:sizeRelV relativeFrom="margin">
              <wp14:pctHeight>0</wp14:pctHeight>
            </wp14:sizeRelV>
          </wp:anchor>
        </w:drawing>
      </w:r>
      <w:r w:rsidR="00120122" w:rsidRPr="00295394">
        <w:rPr>
          <w:noProof/>
          <w:lang w:val="id-ID"/>
        </w:rPr>
        <w:t xml:space="preserve">Fleksibilitas DOBOT Magician disorot oleh rangkaian alat </w:t>
      </w:r>
      <w:r w:rsidR="4A29FCFB" w:rsidRPr="00295394">
        <w:rPr>
          <w:noProof/>
          <w:lang w:val="id-ID"/>
        </w:rPr>
        <w:tab/>
      </w:r>
      <w:r w:rsidR="4956B873" w:rsidRPr="00295394">
        <w:rPr>
          <w:noProof/>
          <w:lang w:val="id-ID"/>
        </w:rPr>
        <w:t xml:space="preserve"> </w:t>
      </w:r>
      <w:r w:rsidR="00120122" w:rsidRPr="00295394">
        <w:rPr>
          <w:noProof/>
          <w:lang w:val="id-ID"/>
        </w:rPr>
        <w:t>ujung lengannya yang dirancang untuk banyak tugas.</w:t>
      </w:r>
      <w:r w:rsidR="00F47B97" w:rsidRPr="00295394">
        <w:rPr>
          <w:noProof/>
          <w:lang w:val="id-ID"/>
        </w:rPr>
        <w:t xml:space="preserve"> </w:t>
      </w:r>
      <w:r w:rsidR="00120122" w:rsidRPr="00295394">
        <w:rPr>
          <w:noProof/>
          <w:lang w:val="id-ID"/>
        </w:rPr>
        <w:t>Ini</w:t>
      </w:r>
      <w:r w:rsidR="43810C0D" w:rsidRPr="00295394">
        <w:rPr>
          <w:noProof/>
          <w:lang w:val="id-ID"/>
        </w:rPr>
        <w:t xml:space="preserve">  </w:t>
      </w:r>
      <w:r w:rsidR="00120122" w:rsidRPr="00295394">
        <w:rPr>
          <w:noProof/>
          <w:lang w:val="id-ID"/>
        </w:rPr>
        <w:t xml:space="preserve">memiliki Kit Printer 3D, pengukir laser, </w:t>
      </w:r>
      <w:r w:rsidR="3B710F3B" w:rsidRPr="00295394">
        <w:rPr>
          <w:noProof/>
          <w:lang w:val="id-ID"/>
        </w:rPr>
        <w:t>menggambar</w:t>
      </w:r>
      <w:r w:rsidR="00120122" w:rsidRPr="00295394">
        <w:rPr>
          <w:noProof/>
          <w:lang w:val="id-ID"/>
        </w:rPr>
        <w:t xml:space="preserve"> pola dengan </w:t>
      </w:r>
      <w:r w:rsidR="00024F1C" w:rsidRPr="00295394">
        <w:rPr>
          <w:noProof/>
          <w:lang w:val="id-ID"/>
        </w:rPr>
        <w:t>pulpen,</w:t>
      </w:r>
      <w:r w:rsidR="00120122" w:rsidRPr="00295394">
        <w:rPr>
          <w:noProof/>
          <w:lang w:val="id-ID"/>
        </w:rPr>
        <w:t xml:space="preserve"> </w:t>
      </w:r>
    </w:p>
    <w:p w14:paraId="2BA56882" w14:textId="07EF230D" w:rsidR="009C1A31" w:rsidRPr="00295394" w:rsidRDefault="009C1A31" w:rsidP="00040AC5">
      <w:pPr>
        <w:pBdr>
          <w:top w:val="nil"/>
          <w:left w:val="nil"/>
          <w:bottom w:val="nil"/>
          <w:right w:val="nil"/>
          <w:between w:val="nil"/>
        </w:pBdr>
        <w:spacing w:line="360" w:lineRule="auto"/>
        <w:ind w:left="1134" w:firstLine="426"/>
        <w:jc w:val="center"/>
        <w:rPr>
          <w:noProof/>
          <w:color w:val="000000" w:themeColor="text1"/>
          <w:lang w:val="id-ID"/>
        </w:rPr>
      </w:pPr>
      <w:r w:rsidRPr="00295394">
        <w:rPr>
          <w:i/>
          <w:noProof/>
          <w:color w:val="000000" w:themeColor="text1"/>
          <w:sz w:val="20"/>
          <w:szCs w:val="20"/>
          <w:lang w:val="id-ID"/>
        </w:rPr>
        <w:t>Gambar 1. Gambar Dobot Magician</w:t>
      </w:r>
    </w:p>
    <w:p w14:paraId="2E0E36DE" w14:textId="25D29E5C" w:rsidR="00120122" w:rsidRPr="00295394" w:rsidRDefault="009036F9" w:rsidP="00040AC5">
      <w:pPr>
        <w:spacing w:line="360" w:lineRule="auto"/>
        <w:ind w:left="1134" w:firstLine="426"/>
        <w:jc w:val="both"/>
        <w:rPr>
          <w:noProof/>
          <w:lang w:val="id-ID"/>
        </w:rPr>
      </w:pPr>
      <w:r w:rsidRPr="00295394">
        <w:rPr>
          <w:i/>
          <w:noProof/>
          <w:lang w:val="id-ID"/>
        </w:rPr>
        <w:t>pneumatic gripper</w:t>
      </w:r>
      <w:r w:rsidRPr="00295394">
        <w:rPr>
          <w:noProof/>
          <w:lang w:val="id-ID"/>
        </w:rPr>
        <w:t xml:space="preserve"> dengan Panjang</w:t>
      </w:r>
      <w:r w:rsidR="00F47B97" w:rsidRPr="00295394">
        <w:rPr>
          <w:noProof/>
          <w:lang w:val="id-ID"/>
        </w:rPr>
        <w:t xml:space="preserve"> </w:t>
      </w:r>
      <w:r w:rsidR="00FC7D50" w:rsidRPr="00295394">
        <w:rPr>
          <w:noProof/>
          <w:lang w:val="id-ID"/>
        </w:rPr>
        <w:t xml:space="preserve">Jangkauan </w:t>
      </w:r>
      <w:r w:rsidRPr="00295394">
        <w:rPr>
          <w:noProof/>
          <w:lang w:val="id-ID"/>
        </w:rPr>
        <w:t xml:space="preserve">27,5mm </w:t>
      </w:r>
      <w:r w:rsidR="003C4174" w:rsidRPr="00295394">
        <w:rPr>
          <w:noProof/>
          <w:lang w:val="id-ID"/>
        </w:rPr>
        <w:t xml:space="preserve">untuk mengambil barang dan </w:t>
      </w:r>
      <w:r w:rsidRPr="00295394">
        <w:rPr>
          <w:noProof/>
          <w:lang w:val="id-ID"/>
        </w:rPr>
        <w:t>memiliki</w:t>
      </w:r>
      <w:r w:rsidR="00F47B97" w:rsidRPr="00295394">
        <w:rPr>
          <w:noProof/>
          <w:lang w:val="id-ID"/>
        </w:rPr>
        <w:t xml:space="preserve"> </w:t>
      </w:r>
      <w:r w:rsidRPr="00295394">
        <w:rPr>
          <w:noProof/>
          <w:lang w:val="id-ID"/>
        </w:rPr>
        <w:t xml:space="preserve">tenaga 8N </w:t>
      </w:r>
      <w:r w:rsidR="003C4174" w:rsidRPr="00295394">
        <w:rPr>
          <w:noProof/>
          <w:lang w:val="id-ID"/>
        </w:rPr>
        <w:t>lalu</w:t>
      </w:r>
      <w:r w:rsidR="00120122" w:rsidRPr="00295394">
        <w:rPr>
          <w:noProof/>
          <w:lang w:val="id-ID"/>
        </w:rPr>
        <w:t xml:space="preserve"> cangkir hisap vakum dengan tekanan -35 </w:t>
      </w:r>
      <w:r w:rsidR="00F9346C" w:rsidRPr="00295394">
        <w:rPr>
          <w:noProof/>
          <w:lang w:val="id-ID"/>
        </w:rPr>
        <w:t>Kpa</w:t>
      </w:r>
      <w:r w:rsidR="00120122" w:rsidRPr="00295394">
        <w:rPr>
          <w:noProof/>
          <w:lang w:val="id-ID"/>
        </w:rPr>
        <w:t xml:space="preserve"> yang kuat memastikan pengambilan dan penempatan benda yang stabil dan andal, meningkatkan fungsionalitas lengan robot</w:t>
      </w:r>
      <w:r w:rsidR="00F47B97" w:rsidRPr="00295394">
        <w:rPr>
          <w:noProof/>
          <w:lang w:val="id-ID"/>
        </w:rPr>
        <w:t xml:space="preserve"> </w:t>
      </w:r>
      <w:r w:rsidR="00120122" w:rsidRPr="00295394">
        <w:rPr>
          <w:noProof/>
          <w:lang w:val="id-ID"/>
        </w:rPr>
        <w:t>dalam proses otomatis.</w:t>
      </w:r>
    </w:p>
    <w:p w14:paraId="6084DA08" w14:textId="77777777" w:rsidR="00120122" w:rsidRPr="00295394" w:rsidRDefault="00120122" w:rsidP="00040AC5">
      <w:pPr>
        <w:spacing w:line="360" w:lineRule="auto"/>
        <w:ind w:left="1134" w:firstLine="426"/>
        <w:jc w:val="both"/>
        <w:rPr>
          <w:noProof/>
          <w:lang w:val="id-ID"/>
        </w:rPr>
      </w:pPr>
    </w:p>
    <w:p w14:paraId="1D67205E" w14:textId="6F01D388" w:rsidR="00FF2995" w:rsidRPr="00295394" w:rsidRDefault="5E652B86" w:rsidP="00040AC5">
      <w:pPr>
        <w:spacing w:line="360" w:lineRule="auto"/>
        <w:ind w:left="1134" w:firstLine="426"/>
        <w:jc w:val="both"/>
        <w:rPr>
          <w:noProof/>
          <w:lang w:val="id-ID"/>
        </w:rPr>
      </w:pPr>
      <w:r w:rsidRPr="00295394">
        <w:rPr>
          <w:noProof/>
          <w:lang w:val="id-ID"/>
        </w:rPr>
        <w:t xml:space="preserve">      </w:t>
      </w:r>
      <w:r w:rsidR="00FF2995" w:rsidRPr="00295394">
        <w:rPr>
          <w:noProof/>
          <w:lang w:val="id-ID"/>
        </w:rPr>
        <w:t xml:space="preserve">Dobot Magician merupakan lengan robot yang dirancang untuk </w:t>
      </w:r>
      <w:r w:rsidR="78D6279E" w:rsidRPr="00295394">
        <w:rPr>
          <w:noProof/>
          <w:lang w:val="id-ID"/>
        </w:rPr>
        <w:t xml:space="preserve"> </w:t>
      </w:r>
      <w:r w:rsidR="7A637FAF" w:rsidRPr="00295394">
        <w:rPr>
          <w:noProof/>
          <w:lang w:val="id-ID"/>
        </w:rPr>
        <w:t xml:space="preserve"> </w:t>
      </w:r>
      <w:r w:rsidR="00FF2995" w:rsidRPr="00295394">
        <w:rPr>
          <w:noProof/>
          <w:lang w:val="id-ID"/>
        </w:rPr>
        <w:t>memenuhi kebutuhan di bidang pendidikan STEM dan otomatisasi industri kecil. Sejak diperkenalkan oleh Dobot Technology Co</w:t>
      </w:r>
      <w:r w:rsidR="47D004FB" w:rsidRPr="00295394">
        <w:rPr>
          <w:noProof/>
          <w:lang w:val="id-ID"/>
        </w:rPr>
        <w:t>.</w:t>
      </w:r>
      <w:r w:rsidR="00FF2995" w:rsidRPr="00295394">
        <w:rPr>
          <w:noProof/>
          <w:lang w:val="id-ID"/>
        </w:rPr>
        <w:t xml:space="preserve"> Ltd</w:t>
      </w:r>
      <w:r w:rsidR="00860A8E" w:rsidRPr="00295394">
        <w:rPr>
          <w:noProof/>
          <w:lang w:val="id-ID"/>
        </w:rPr>
        <w:t>,</w:t>
      </w:r>
      <w:r w:rsidR="00FF2995" w:rsidRPr="00295394">
        <w:rPr>
          <w:noProof/>
          <w:lang w:val="id-ID"/>
        </w:rPr>
        <w:t xml:space="preserve">. Dengan empat </w:t>
      </w:r>
      <w:r w:rsidR="00022079" w:rsidRPr="00295394">
        <w:rPr>
          <w:i/>
          <w:iCs/>
          <w:noProof/>
          <w:lang w:val="id-ID"/>
        </w:rPr>
        <w:t>axis</w:t>
      </w:r>
      <w:r w:rsidR="00FF2995" w:rsidRPr="00295394">
        <w:rPr>
          <w:noProof/>
          <w:lang w:val="id-ID"/>
        </w:rPr>
        <w:t xml:space="preserve"> yang memberikan fleksibilitas dan presisi, serta beban angkut hingga 500 gram, Dobot Magician menjadi alat yang sangat berguna dalam </w:t>
      </w:r>
      <w:r w:rsidR="0094467E" w:rsidRPr="00295394">
        <w:rPr>
          <w:noProof/>
          <w:lang w:val="id-ID"/>
        </w:rPr>
        <w:t xml:space="preserve">bidang </w:t>
      </w:r>
      <w:r w:rsidR="0094467E" w:rsidRPr="00295394">
        <w:rPr>
          <w:i/>
          <w:noProof/>
          <w:lang w:val="id-ID"/>
        </w:rPr>
        <w:t xml:space="preserve">palletizing </w:t>
      </w:r>
      <w:r w:rsidR="0094467E" w:rsidRPr="00295394">
        <w:rPr>
          <w:noProof/>
          <w:lang w:val="id-ID"/>
        </w:rPr>
        <w:t xml:space="preserve">atau </w:t>
      </w:r>
      <w:r w:rsidR="002D2A45" w:rsidRPr="00295394">
        <w:rPr>
          <w:noProof/>
          <w:lang w:val="id-ID"/>
        </w:rPr>
        <w:t>mengambil dan menempatkan</w:t>
      </w:r>
      <w:r w:rsidR="00FF2995" w:rsidRPr="00295394">
        <w:rPr>
          <w:noProof/>
          <w:lang w:val="id-ID"/>
        </w:rPr>
        <w:t>.</w:t>
      </w:r>
    </w:p>
    <w:p w14:paraId="7B425B71" w14:textId="77777777" w:rsidR="00EF23B6" w:rsidRPr="00295394" w:rsidRDefault="00EF23B6" w:rsidP="00040AC5">
      <w:pPr>
        <w:spacing w:line="360" w:lineRule="auto"/>
        <w:ind w:left="1134" w:firstLine="426"/>
        <w:jc w:val="both"/>
        <w:rPr>
          <w:noProof/>
          <w:lang w:val="id-ID"/>
        </w:rPr>
      </w:pPr>
    </w:p>
    <w:p w14:paraId="4C279174" w14:textId="67698426" w:rsidR="00120122" w:rsidRPr="00295394" w:rsidRDefault="00690678" w:rsidP="00040AC5">
      <w:pPr>
        <w:spacing w:line="360" w:lineRule="auto"/>
        <w:ind w:left="1134" w:firstLine="426"/>
        <w:jc w:val="both"/>
        <w:rPr>
          <w:noProof/>
          <w:lang w:val="id-ID"/>
        </w:rPr>
      </w:pPr>
      <w:r w:rsidRPr="00295394">
        <w:rPr>
          <w:noProof/>
          <w:lang w:val="id-ID"/>
        </w:rPr>
        <w:t>L</w:t>
      </w:r>
      <w:r w:rsidR="00120122" w:rsidRPr="00295394">
        <w:rPr>
          <w:noProof/>
          <w:lang w:val="id-ID"/>
        </w:rPr>
        <w:t>engan</w:t>
      </w:r>
      <w:r w:rsidR="009A68EA" w:rsidRPr="00295394">
        <w:rPr>
          <w:noProof/>
          <w:lang w:val="id-ID"/>
        </w:rPr>
        <w:t xml:space="preserve">   </w:t>
      </w:r>
      <w:r w:rsidR="00120122" w:rsidRPr="00295394">
        <w:rPr>
          <w:noProof/>
          <w:lang w:val="id-ID"/>
        </w:rPr>
        <w:t xml:space="preserve"> ini </w:t>
      </w:r>
      <w:r w:rsidR="003966F5" w:rsidRPr="00295394">
        <w:rPr>
          <w:noProof/>
          <w:lang w:val="id-ID"/>
        </w:rPr>
        <w:t>mempunyai</w:t>
      </w:r>
      <w:r w:rsidR="00120122" w:rsidRPr="00295394">
        <w:rPr>
          <w:noProof/>
          <w:lang w:val="id-ID"/>
        </w:rPr>
        <w:t xml:space="preserve"> empat sumbu gerak, memberikan </w:t>
      </w:r>
      <w:r w:rsidRPr="00295394">
        <w:rPr>
          <w:noProof/>
          <w:lang w:val="id-ID"/>
        </w:rPr>
        <w:tab/>
      </w:r>
      <w:r w:rsidR="3F01D377" w:rsidRPr="00295394">
        <w:rPr>
          <w:noProof/>
          <w:lang w:val="id-ID"/>
        </w:rPr>
        <w:t xml:space="preserve"> </w:t>
      </w:r>
      <w:r w:rsidR="00120122" w:rsidRPr="00295394">
        <w:rPr>
          <w:noProof/>
          <w:lang w:val="id-ID"/>
        </w:rPr>
        <w:t xml:space="preserve">jangkauan yang kuat hingga </w:t>
      </w:r>
      <w:r w:rsidR="003966F5" w:rsidRPr="00295394">
        <w:rPr>
          <w:noProof/>
          <w:lang w:val="id-ID"/>
        </w:rPr>
        <w:t xml:space="preserve">radius </w:t>
      </w:r>
      <w:r w:rsidR="00120122" w:rsidRPr="00295394">
        <w:rPr>
          <w:noProof/>
          <w:lang w:val="id-ID"/>
        </w:rPr>
        <w:t xml:space="preserve">320mm, dengan pengulangan posisi </w:t>
      </w:r>
      <w:r w:rsidR="00120122" w:rsidRPr="00295394">
        <w:rPr>
          <w:noProof/>
          <w:lang w:val="id-ID"/>
        </w:rPr>
        <w:lastRenderedPageBreak/>
        <w:t>yang ±0,2mm. Presisi mekanis ini didukung oleh beberapa opsi daya, mengakomodasi input DC 12V/7A dalam kisaran suhu pengoperasian yang luas dari -10°C hingga 60°C.</w:t>
      </w:r>
    </w:p>
    <w:p w14:paraId="66CCF56E" w14:textId="3DA1C4C6" w:rsidR="60E59515" w:rsidRPr="00295394" w:rsidRDefault="60E59515" w:rsidP="00040AC5">
      <w:pPr>
        <w:spacing w:line="360" w:lineRule="auto"/>
        <w:ind w:left="1134" w:firstLine="426"/>
        <w:jc w:val="both"/>
        <w:rPr>
          <w:noProof/>
          <w:lang w:val="id-ID"/>
        </w:rPr>
      </w:pPr>
    </w:p>
    <w:p w14:paraId="23B44F50" w14:textId="2C2DE4B9" w:rsidR="00120122" w:rsidRPr="00295394" w:rsidRDefault="00120122" w:rsidP="00040AC5">
      <w:pPr>
        <w:spacing w:line="360" w:lineRule="auto"/>
        <w:ind w:left="1134" w:firstLine="426"/>
        <w:jc w:val="both"/>
        <w:rPr>
          <w:noProof/>
          <w:lang w:val="id-ID"/>
        </w:rPr>
      </w:pPr>
      <w:r w:rsidRPr="00295394">
        <w:rPr>
          <w:noProof/>
          <w:lang w:val="id-ID"/>
        </w:rPr>
        <w:t>Konektivitas adalah setelan yang kuat, dengan D</w:t>
      </w:r>
      <w:r w:rsidR="00F0741A" w:rsidRPr="00295394">
        <w:rPr>
          <w:noProof/>
          <w:lang w:val="id-ID"/>
        </w:rPr>
        <w:t>obot</w:t>
      </w:r>
      <w:r w:rsidRPr="00295394">
        <w:rPr>
          <w:noProof/>
          <w:lang w:val="id-ID"/>
        </w:rPr>
        <w:t xml:space="preserve"> Magician menampilkan opsi USB, Wi-Fi, dan Bluetooth</w:t>
      </w:r>
      <w:r w:rsidR="00690678" w:rsidRPr="00295394">
        <w:rPr>
          <w:noProof/>
          <w:lang w:val="id-ID"/>
        </w:rPr>
        <w:t xml:space="preserve">. </w:t>
      </w:r>
      <w:r w:rsidRPr="00295394">
        <w:rPr>
          <w:noProof/>
          <w:lang w:val="id-ID"/>
        </w:rPr>
        <w:t>Lengan ini juga dilengkapi dengan port I / O yang luas, termasuk 10 output analog atau PWM yang dapat dikonfigurasi, beberapa output daya 12V.</w:t>
      </w:r>
      <w:r w:rsidR="006032A6" w:rsidRPr="00295394">
        <w:rPr>
          <w:noProof/>
          <w:lang w:val="id-ID"/>
        </w:rPr>
        <w:t xml:space="preserve"> </w:t>
      </w:r>
    </w:p>
    <w:p w14:paraId="67E74031" w14:textId="11326A25" w:rsidR="00C81442" w:rsidRPr="00295394" w:rsidRDefault="006032A6" w:rsidP="00E23E87">
      <w:pPr>
        <w:spacing w:line="360" w:lineRule="auto"/>
        <w:ind w:left="1134" w:firstLine="426"/>
        <w:jc w:val="center"/>
        <w:rPr>
          <w:noProof/>
          <w:lang w:val="id-ID"/>
        </w:rPr>
      </w:pPr>
      <w:r w:rsidRPr="00295394">
        <w:rPr>
          <w:noProof/>
          <w:lang w:val="id-ID"/>
        </w:rPr>
        <w:drawing>
          <wp:inline distT="0" distB="0" distL="0" distR="0" wp14:anchorId="5CDE47BE" wp14:editId="65BCCB1C">
            <wp:extent cx="1807845" cy="3188834"/>
            <wp:effectExtent l="0" t="4445" r="3810" b="3810"/>
            <wp:docPr id="1549351457" name="Picture 1549351457" descr="A drawing of a yellow circle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917744"/>
                    <pic:cNvPicPr/>
                  </pic:nvPicPr>
                  <pic:blipFill>
                    <a:blip r:embed="rId10">
                      <a:extLst>
                        <a:ext uri="{28A0092B-C50C-407E-A947-70E740481C1C}">
                          <a14:useLocalDpi xmlns:a14="http://schemas.microsoft.com/office/drawing/2010/main" val="0"/>
                        </a:ext>
                      </a:extLst>
                    </a:blip>
                    <a:srcRect l="15137" t="5341" r="20212" b="5538"/>
                    <a:stretch>
                      <a:fillRect/>
                    </a:stretch>
                  </pic:blipFill>
                  <pic:spPr bwMode="auto">
                    <a:xfrm rot="16200000">
                      <a:off x="0" y="0"/>
                      <a:ext cx="1809900" cy="3192460"/>
                    </a:xfrm>
                    <a:prstGeom prst="rect">
                      <a:avLst/>
                    </a:prstGeom>
                    <a:ln>
                      <a:noFill/>
                    </a:ln>
                    <a:extLst>
                      <a:ext uri="{53640926-AAD7-44D8-BBD7-CCE9431645EC}">
                        <a14:shadowObscured xmlns:a14="http://schemas.microsoft.com/office/drawing/2010/main"/>
                      </a:ext>
                    </a:extLst>
                  </pic:spPr>
                </pic:pic>
              </a:graphicData>
            </a:graphic>
          </wp:inline>
        </w:drawing>
      </w:r>
    </w:p>
    <w:p w14:paraId="3EB91CC9" w14:textId="64F2FFAB" w:rsidR="006032A6" w:rsidRPr="00295394" w:rsidRDefault="006032A6" w:rsidP="00E23E87">
      <w:pPr>
        <w:spacing w:line="360" w:lineRule="auto"/>
        <w:ind w:left="1134" w:firstLine="426"/>
        <w:jc w:val="center"/>
        <w:rPr>
          <w:noProof/>
          <w:color w:val="000000" w:themeColor="text1"/>
          <w:lang w:val="id-ID"/>
        </w:rPr>
      </w:pPr>
      <w:r w:rsidRPr="00295394">
        <w:rPr>
          <w:i/>
          <w:noProof/>
          <w:color w:val="000000" w:themeColor="text1"/>
          <w:sz w:val="20"/>
          <w:szCs w:val="20"/>
          <w:lang w:val="id-ID"/>
        </w:rPr>
        <w:t xml:space="preserve">Gambar 2. Jangkauan Dobot Magic </w:t>
      </w:r>
      <w:r w:rsidR="2C05F8CF" w:rsidRPr="00295394">
        <w:rPr>
          <w:i/>
          <w:noProof/>
          <w:color w:val="000000" w:themeColor="text1"/>
          <w:sz w:val="20"/>
          <w:szCs w:val="20"/>
          <w:lang w:val="id-ID"/>
        </w:rPr>
        <w:t>Panjang</w:t>
      </w:r>
      <w:r w:rsidR="2F7AA3F5" w:rsidRPr="00295394">
        <w:rPr>
          <w:i/>
          <w:noProof/>
          <w:color w:val="000000" w:themeColor="text1"/>
          <w:sz w:val="20"/>
          <w:szCs w:val="20"/>
          <w:lang w:val="id-ID"/>
        </w:rPr>
        <w:t xml:space="preserve"> </w:t>
      </w:r>
      <w:r w:rsidR="0064206E" w:rsidRPr="00295394">
        <w:rPr>
          <w:i/>
          <w:noProof/>
          <w:color w:val="000000" w:themeColor="text1"/>
          <w:sz w:val="20"/>
          <w:szCs w:val="20"/>
          <w:lang w:val="id-ID"/>
        </w:rPr>
        <w:t>Radius</w:t>
      </w:r>
      <w:r w:rsidRPr="00295394">
        <w:rPr>
          <w:i/>
          <w:noProof/>
          <w:color w:val="000000" w:themeColor="text1"/>
          <w:sz w:val="20"/>
          <w:szCs w:val="20"/>
          <w:lang w:val="id-ID"/>
        </w:rPr>
        <w:t xml:space="preserve"> </w:t>
      </w:r>
      <w:r w:rsidR="5AB8E208" w:rsidRPr="00295394">
        <w:rPr>
          <w:i/>
          <w:noProof/>
          <w:color w:val="000000" w:themeColor="text1"/>
          <w:sz w:val="20"/>
          <w:szCs w:val="20"/>
          <w:lang w:val="id-ID"/>
        </w:rPr>
        <w:t>320 mm</w:t>
      </w:r>
    </w:p>
    <w:p w14:paraId="268575F0" w14:textId="08451133" w:rsidR="7B99B71C" w:rsidRPr="00295394" w:rsidRDefault="7B99B71C" w:rsidP="00040AC5">
      <w:pPr>
        <w:spacing w:line="360" w:lineRule="auto"/>
        <w:ind w:left="1134" w:firstLine="426"/>
        <w:rPr>
          <w:noProof/>
          <w:color w:val="000000" w:themeColor="text1"/>
          <w:lang w:val="id-ID"/>
        </w:rPr>
      </w:pPr>
    </w:p>
    <w:p w14:paraId="228317B0" w14:textId="65DFA217" w:rsidR="00264EFB" w:rsidRPr="00295394" w:rsidRDefault="00DF73D2" w:rsidP="00040AC5">
      <w:pPr>
        <w:spacing w:line="360" w:lineRule="auto"/>
        <w:ind w:left="1134" w:firstLine="426"/>
        <w:jc w:val="both"/>
        <w:rPr>
          <w:noProof/>
          <w:vertAlign w:val="superscript"/>
          <w:lang w:val="id-ID"/>
        </w:rPr>
      </w:pPr>
      <w:r w:rsidRPr="00295394">
        <w:rPr>
          <w:noProof/>
          <w:lang w:val="id-ID"/>
        </w:rPr>
        <w:t xml:space="preserve">Perhitungan area kerja adalah </w:t>
      </w:r>
      <w:r w:rsidR="007558C6" w:rsidRPr="00295394">
        <w:rPr>
          <w:noProof/>
          <w:lang w:val="id-ID"/>
        </w:rPr>
        <w:t>160849.54 mm</w:t>
      </w:r>
      <w:r w:rsidR="007558C6" w:rsidRPr="00295394">
        <w:rPr>
          <w:noProof/>
          <w:vertAlign w:val="superscript"/>
          <w:lang w:val="id-ID"/>
        </w:rPr>
        <w:t>2</w:t>
      </w:r>
      <w:r w:rsidR="00C569F7" w:rsidRPr="00295394">
        <w:rPr>
          <w:noProof/>
          <w:vertAlign w:val="superscript"/>
          <w:lang w:val="id-ID"/>
        </w:rPr>
        <w:t xml:space="preserve"> </w:t>
      </w:r>
      <w:r w:rsidR="00C569F7" w:rsidRPr="00295394">
        <w:rPr>
          <w:noProof/>
          <w:lang w:val="id-ID"/>
        </w:rPr>
        <w:t xml:space="preserve">tetapi </w:t>
      </w:r>
      <w:r w:rsidR="4D4CA7E4" w:rsidRPr="00295394">
        <w:rPr>
          <w:noProof/>
          <w:lang w:val="id-ID"/>
        </w:rPr>
        <w:t xml:space="preserve">    </w:t>
      </w:r>
      <w:r w:rsidR="00405EB6" w:rsidRPr="00295394">
        <w:rPr>
          <w:noProof/>
          <w:lang w:val="id-ID"/>
        </w:rPr>
        <w:t>dengan jangkauan</w:t>
      </w:r>
      <w:r w:rsidR="00C569F7" w:rsidRPr="00295394">
        <w:rPr>
          <w:noProof/>
          <w:lang w:val="id-ID"/>
        </w:rPr>
        <w:t xml:space="preserve"> tinggi 200mm area kerja bisa jadi </w:t>
      </w:r>
      <w:r w:rsidR="00103F04" w:rsidRPr="00295394">
        <w:rPr>
          <w:noProof/>
          <w:lang w:val="id-ID"/>
        </w:rPr>
        <w:t>32169908 mm</w:t>
      </w:r>
      <w:r w:rsidR="00436C6C" w:rsidRPr="00295394">
        <w:rPr>
          <w:noProof/>
          <w:vertAlign w:val="superscript"/>
          <w:lang w:val="id-ID"/>
        </w:rPr>
        <w:t xml:space="preserve">3 </w:t>
      </w:r>
      <w:r w:rsidR="006821CB" w:rsidRPr="00295394">
        <w:rPr>
          <w:noProof/>
          <w:lang w:val="id-ID"/>
        </w:rPr>
        <w:t>atau 0.032</w:t>
      </w:r>
      <w:r w:rsidR="006032A6" w:rsidRPr="00295394">
        <w:rPr>
          <w:noProof/>
          <w:lang w:val="id-ID"/>
        </w:rPr>
        <w:t>17 m</w:t>
      </w:r>
      <w:r w:rsidR="006032A6" w:rsidRPr="00295394">
        <w:rPr>
          <w:noProof/>
          <w:vertAlign w:val="superscript"/>
          <w:lang w:val="id-ID"/>
        </w:rPr>
        <w:t>3</w:t>
      </w:r>
      <w:r w:rsidR="0064206E" w:rsidRPr="00295394">
        <w:rPr>
          <w:noProof/>
          <w:vertAlign w:val="subscript"/>
          <w:lang w:val="id-ID"/>
        </w:rPr>
        <w:t xml:space="preserve"> </w:t>
      </w:r>
      <w:r w:rsidR="3F4C3577" w:rsidRPr="00295394">
        <w:rPr>
          <w:noProof/>
          <w:vertAlign w:val="subscript"/>
          <w:lang w:val="id-ID"/>
        </w:rPr>
        <w:t>.</w:t>
      </w:r>
      <w:r w:rsidR="008F4946" w:rsidRPr="00295394">
        <w:rPr>
          <w:noProof/>
          <w:lang w:val="id-ID"/>
        </w:rPr>
        <w:t xml:space="preserve">Perkiraan area kerja dengan </w:t>
      </w:r>
      <w:r w:rsidR="007C25F5" w:rsidRPr="00295394">
        <w:rPr>
          <w:noProof/>
          <w:lang w:val="id-ID"/>
        </w:rPr>
        <w:t>ber</w:t>
      </w:r>
      <w:r w:rsidR="008F4946" w:rsidRPr="00295394">
        <w:rPr>
          <w:noProof/>
          <w:lang w:val="id-ID"/>
        </w:rPr>
        <w:t xml:space="preserve">bentuk persegi yaitu </w:t>
      </w:r>
      <w:r w:rsidR="5BA37DED" w:rsidRPr="00295394">
        <w:rPr>
          <w:noProof/>
          <w:lang w:val="id-ID"/>
        </w:rPr>
        <w:t xml:space="preserve"> </w:t>
      </w:r>
      <w:r w:rsidR="008F4946" w:rsidRPr="00295394">
        <w:rPr>
          <w:noProof/>
          <w:lang w:val="id-ID"/>
        </w:rPr>
        <w:t>320</w:t>
      </w:r>
      <w:r w:rsidR="002A6CF7" w:rsidRPr="00295394">
        <w:rPr>
          <w:noProof/>
          <w:lang w:val="id-ID"/>
        </w:rPr>
        <w:t>x640mm</w:t>
      </w:r>
      <w:r w:rsidR="002A6CF7" w:rsidRPr="00295394">
        <w:rPr>
          <w:noProof/>
          <w:vertAlign w:val="superscript"/>
          <w:lang w:val="id-ID"/>
        </w:rPr>
        <w:t xml:space="preserve"> </w:t>
      </w:r>
      <w:r w:rsidR="613BBB48" w:rsidRPr="00295394">
        <w:rPr>
          <w:noProof/>
          <w:lang w:val="id-ID"/>
        </w:rPr>
        <w:t>.</w:t>
      </w:r>
      <w:r w:rsidR="00DE40A3" w:rsidRPr="00295394">
        <w:rPr>
          <w:noProof/>
          <w:lang w:val="id-ID"/>
        </w:rPr>
        <w:t xml:space="preserve"> </w:t>
      </w:r>
    </w:p>
    <w:p w14:paraId="291B440A" w14:textId="77777777" w:rsidR="0064206E" w:rsidRPr="00295394" w:rsidRDefault="0064206E" w:rsidP="00040AC5">
      <w:pPr>
        <w:ind w:left="1134" w:firstLine="426"/>
        <w:jc w:val="both"/>
        <w:rPr>
          <w:noProof/>
          <w:vertAlign w:val="subscript"/>
          <w:lang w:val="id-ID"/>
        </w:rPr>
      </w:pPr>
    </w:p>
    <w:p w14:paraId="4FD503FC" w14:textId="77777777" w:rsidR="00E30CFC" w:rsidRPr="00295394" w:rsidRDefault="003370CD" w:rsidP="00040AC5">
      <w:pPr>
        <w:keepNext/>
        <w:ind w:left="1134" w:firstLine="426"/>
        <w:jc w:val="center"/>
        <w:rPr>
          <w:noProof/>
          <w:lang w:val="id-ID"/>
        </w:rPr>
      </w:pPr>
      <w:r w:rsidRPr="00295394">
        <w:rPr>
          <w:noProof/>
          <w:lang w:val="id-ID"/>
        </w:rPr>
        <w:drawing>
          <wp:inline distT="0" distB="0" distL="0" distR="0" wp14:anchorId="285A948B" wp14:editId="53F355EA">
            <wp:extent cx="3595939" cy="2615241"/>
            <wp:effectExtent l="0" t="0" r="0" b="0"/>
            <wp:docPr id="1793078370" name="Picture 179307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3078370"/>
                    <pic:cNvPicPr/>
                  </pic:nvPicPr>
                  <pic:blipFill>
                    <a:blip r:embed="rId11">
                      <a:extLst>
                        <a:ext uri="{28A0092B-C50C-407E-A947-70E740481C1C}">
                          <a14:useLocalDpi xmlns:a14="http://schemas.microsoft.com/office/drawing/2010/main" val="0"/>
                        </a:ext>
                      </a:extLst>
                    </a:blip>
                    <a:stretch>
                      <a:fillRect/>
                    </a:stretch>
                  </pic:blipFill>
                  <pic:spPr>
                    <a:xfrm>
                      <a:off x="0" y="0"/>
                      <a:ext cx="3595939" cy="2615241"/>
                    </a:xfrm>
                    <a:prstGeom prst="rect">
                      <a:avLst/>
                    </a:prstGeom>
                  </pic:spPr>
                </pic:pic>
              </a:graphicData>
            </a:graphic>
          </wp:inline>
        </w:drawing>
      </w:r>
    </w:p>
    <w:p w14:paraId="78B501CC" w14:textId="7A5C4434" w:rsidR="628CA06D" w:rsidRPr="00295394" w:rsidRDefault="628CA06D" w:rsidP="00040AC5">
      <w:pPr>
        <w:pStyle w:val="Caption"/>
        <w:ind w:left="1134" w:firstLine="426"/>
        <w:jc w:val="center"/>
        <w:rPr>
          <w:noProof/>
          <w:color w:val="000000" w:themeColor="text1"/>
          <w:sz w:val="20"/>
          <w:szCs w:val="20"/>
          <w:lang w:val="id-ID"/>
        </w:rPr>
      </w:pPr>
    </w:p>
    <w:p w14:paraId="5B02F632" w14:textId="3C73378B" w:rsidR="003370CD" w:rsidRPr="00295394" w:rsidRDefault="00E30CFC" w:rsidP="00040AC5">
      <w:pPr>
        <w:pStyle w:val="Caption"/>
        <w:ind w:left="1134" w:firstLine="426"/>
        <w:jc w:val="center"/>
        <w:rPr>
          <w:i w:val="0"/>
          <w:noProof/>
          <w:color w:val="000000" w:themeColor="text1"/>
          <w:sz w:val="20"/>
          <w:szCs w:val="20"/>
          <w:lang w:val="id-ID"/>
        </w:rPr>
      </w:pPr>
      <w:r w:rsidRPr="00295394">
        <w:rPr>
          <w:noProof/>
          <w:color w:val="000000" w:themeColor="text1"/>
          <w:sz w:val="20"/>
          <w:szCs w:val="20"/>
          <w:lang w:val="id-ID"/>
        </w:rPr>
        <w:lastRenderedPageBreak/>
        <w:t xml:space="preserve">Gambar 3. Skema Pemasangan </w:t>
      </w:r>
      <w:r w:rsidR="005767ED" w:rsidRPr="00295394">
        <w:rPr>
          <w:noProof/>
          <w:color w:val="000000" w:themeColor="text1"/>
          <w:sz w:val="20"/>
          <w:szCs w:val="20"/>
          <w:lang w:val="id-ID"/>
        </w:rPr>
        <w:t xml:space="preserve">Pompa </w:t>
      </w:r>
      <w:r w:rsidR="00382BCB" w:rsidRPr="00295394">
        <w:rPr>
          <w:noProof/>
          <w:color w:val="000000" w:themeColor="text1"/>
          <w:sz w:val="20"/>
          <w:szCs w:val="20"/>
          <w:lang w:val="id-ID"/>
        </w:rPr>
        <w:t xml:space="preserve">angin atau air pump dengan </w:t>
      </w:r>
      <w:r w:rsidR="00CA6572" w:rsidRPr="00295394">
        <w:rPr>
          <w:noProof/>
          <w:color w:val="000000" w:themeColor="text1"/>
          <w:sz w:val="20"/>
          <w:szCs w:val="20"/>
          <w:lang w:val="id-ID"/>
        </w:rPr>
        <w:t>daya 12V</w:t>
      </w:r>
      <w:r w:rsidR="00CA6572" w:rsidRPr="00295394">
        <w:rPr>
          <w:i w:val="0"/>
          <w:noProof/>
          <w:color w:val="000000" w:themeColor="text1"/>
          <w:sz w:val="20"/>
          <w:szCs w:val="20"/>
          <w:lang w:val="id-ID"/>
        </w:rPr>
        <w:t xml:space="preserve"> </w:t>
      </w:r>
      <w:r w:rsidR="00556E3D" w:rsidRPr="00295394">
        <w:rPr>
          <w:i w:val="0"/>
          <w:noProof/>
          <w:color w:val="000000" w:themeColor="text1"/>
          <w:sz w:val="20"/>
          <w:szCs w:val="20"/>
          <w:lang w:val="id-ID"/>
        </w:rPr>
        <w:t xml:space="preserve">dari port SW1 </w:t>
      </w:r>
    </w:p>
    <w:p w14:paraId="0A38CF37" w14:textId="38B1288A" w:rsidR="008E41D8" w:rsidRPr="00295394" w:rsidRDefault="00B17EC9" w:rsidP="00040AC5">
      <w:pPr>
        <w:spacing w:line="360" w:lineRule="auto"/>
        <w:ind w:left="1134" w:firstLine="426"/>
        <w:jc w:val="both"/>
        <w:rPr>
          <w:noProof/>
          <w:lang w:val="id-ID"/>
        </w:rPr>
      </w:pPr>
      <w:r w:rsidRPr="00295394">
        <w:rPr>
          <w:noProof/>
          <w:lang w:val="id-ID"/>
        </w:rPr>
        <w:t>Penggu</w:t>
      </w:r>
      <w:r w:rsidR="00EE1318" w:rsidRPr="00295394">
        <w:rPr>
          <w:noProof/>
          <w:lang w:val="id-ID"/>
        </w:rPr>
        <w:t xml:space="preserve">naan </w:t>
      </w:r>
      <w:r w:rsidR="00205832" w:rsidRPr="00295394">
        <w:rPr>
          <w:i/>
          <w:iCs/>
          <w:noProof/>
          <w:lang w:val="id-ID"/>
        </w:rPr>
        <w:t>gripper</w:t>
      </w:r>
      <w:r w:rsidR="00205832" w:rsidRPr="00295394">
        <w:rPr>
          <w:noProof/>
          <w:lang w:val="id-ID"/>
        </w:rPr>
        <w:t xml:space="preserve"> </w:t>
      </w:r>
      <w:r w:rsidR="00217793" w:rsidRPr="00295394">
        <w:rPr>
          <w:noProof/>
          <w:lang w:val="id-ID"/>
        </w:rPr>
        <w:t>a</w:t>
      </w:r>
      <w:r w:rsidR="00E948D2" w:rsidRPr="00295394">
        <w:rPr>
          <w:noProof/>
          <w:lang w:val="id-ID"/>
        </w:rPr>
        <w:t xml:space="preserve">tau </w:t>
      </w:r>
      <w:r w:rsidR="00E53A4D" w:rsidRPr="00295394">
        <w:rPr>
          <w:noProof/>
          <w:lang w:val="id-ID"/>
        </w:rPr>
        <w:t>e</w:t>
      </w:r>
      <w:r w:rsidR="00E53A4D" w:rsidRPr="00E23E87">
        <w:rPr>
          <w:i/>
          <w:noProof/>
          <w:lang w:val="id-ID"/>
        </w:rPr>
        <w:t>nd of arm</w:t>
      </w:r>
      <w:r w:rsidR="0063230D" w:rsidRPr="00E23E87">
        <w:rPr>
          <w:i/>
          <w:noProof/>
          <w:lang w:val="id-ID"/>
        </w:rPr>
        <w:t xml:space="preserve"> </w:t>
      </w:r>
      <w:r w:rsidR="000A1618" w:rsidRPr="00E23E87">
        <w:rPr>
          <w:i/>
          <w:noProof/>
          <w:lang w:val="id-ID"/>
        </w:rPr>
        <w:t>tool</w:t>
      </w:r>
      <w:r w:rsidR="0063230D" w:rsidRPr="00295394">
        <w:rPr>
          <w:noProof/>
          <w:lang w:val="id-ID"/>
        </w:rPr>
        <w:t xml:space="preserve"> meng</w:t>
      </w:r>
      <w:r w:rsidR="00A564C4" w:rsidRPr="00295394">
        <w:rPr>
          <w:noProof/>
          <w:lang w:val="id-ID"/>
        </w:rPr>
        <w:t>u</w:t>
      </w:r>
      <w:r w:rsidR="006673ED" w:rsidRPr="00295394">
        <w:rPr>
          <w:noProof/>
          <w:lang w:val="id-ID"/>
        </w:rPr>
        <w:t xml:space="preserve">nakan </w:t>
      </w:r>
      <w:r w:rsidR="00950DC5" w:rsidRPr="00295394">
        <w:rPr>
          <w:noProof/>
          <w:lang w:val="id-ID"/>
        </w:rPr>
        <w:t>tekana</w:t>
      </w:r>
      <w:r w:rsidR="00016659" w:rsidRPr="00295394">
        <w:rPr>
          <w:noProof/>
          <w:lang w:val="id-ID"/>
        </w:rPr>
        <w:t>n angin untu</w:t>
      </w:r>
      <w:r w:rsidR="000A4D4A" w:rsidRPr="00295394">
        <w:rPr>
          <w:noProof/>
          <w:lang w:val="id-ID"/>
        </w:rPr>
        <w:t xml:space="preserve">k mengoperasikan </w:t>
      </w:r>
      <w:r w:rsidR="00071A38" w:rsidRPr="00295394">
        <w:rPr>
          <w:noProof/>
          <w:lang w:val="id-ID"/>
        </w:rPr>
        <w:t>atau m</w:t>
      </w:r>
      <w:r w:rsidR="00B954F1" w:rsidRPr="00295394">
        <w:rPr>
          <w:noProof/>
          <w:lang w:val="id-ID"/>
        </w:rPr>
        <w:t>enggerakan</w:t>
      </w:r>
      <w:r w:rsidR="00DD1C57" w:rsidRPr="00295394">
        <w:rPr>
          <w:noProof/>
          <w:lang w:val="id-ID"/>
        </w:rPr>
        <w:t xml:space="preserve"> gripper</w:t>
      </w:r>
      <w:r w:rsidR="009A3056" w:rsidRPr="00295394">
        <w:rPr>
          <w:noProof/>
          <w:lang w:val="id-ID"/>
        </w:rPr>
        <w:t xml:space="preserve">, </w:t>
      </w:r>
      <w:r w:rsidR="00632533" w:rsidRPr="00295394">
        <w:rPr>
          <w:noProof/>
          <w:lang w:val="id-ID"/>
        </w:rPr>
        <w:t xml:space="preserve">dari </w:t>
      </w:r>
      <w:r w:rsidR="004264E1" w:rsidRPr="00295394">
        <w:rPr>
          <w:noProof/>
          <w:lang w:val="id-ID"/>
        </w:rPr>
        <w:t>dobot magician ada</w:t>
      </w:r>
      <w:r w:rsidR="00184B9B" w:rsidRPr="00295394">
        <w:rPr>
          <w:noProof/>
          <w:lang w:val="id-ID"/>
        </w:rPr>
        <w:t xml:space="preserve"> terdiri </w:t>
      </w:r>
      <w:r w:rsidR="004F6EC8" w:rsidRPr="00295394">
        <w:rPr>
          <w:noProof/>
          <w:lang w:val="id-ID"/>
        </w:rPr>
        <w:t>pompa</w:t>
      </w:r>
      <w:r w:rsidR="004E1DCD" w:rsidRPr="00295394">
        <w:rPr>
          <w:noProof/>
          <w:lang w:val="id-ID"/>
        </w:rPr>
        <w:t xml:space="preserve"> angin</w:t>
      </w:r>
      <w:r w:rsidR="004F6EC8" w:rsidRPr="00295394">
        <w:rPr>
          <w:noProof/>
          <w:lang w:val="id-ID"/>
        </w:rPr>
        <w:t xml:space="preserve"> tersambung </w:t>
      </w:r>
      <w:r w:rsidR="00DC28FC" w:rsidRPr="00295394">
        <w:rPr>
          <w:noProof/>
          <w:lang w:val="id-ID"/>
        </w:rPr>
        <w:t xml:space="preserve">dari </w:t>
      </w:r>
      <w:r w:rsidR="00126824" w:rsidRPr="00295394">
        <w:rPr>
          <w:noProof/>
          <w:lang w:val="id-ID"/>
        </w:rPr>
        <w:t>D</w:t>
      </w:r>
      <w:r w:rsidR="00595DEE" w:rsidRPr="00295394">
        <w:rPr>
          <w:noProof/>
          <w:lang w:val="id-ID"/>
        </w:rPr>
        <w:t xml:space="preserve">obot </w:t>
      </w:r>
      <w:r w:rsidR="00126824" w:rsidRPr="00295394">
        <w:rPr>
          <w:noProof/>
          <w:lang w:val="id-ID"/>
        </w:rPr>
        <w:t>M</w:t>
      </w:r>
      <w:r w:rsidR="00595DEE" w:rsidRPr="00295394">
        <w:rPr>
          <w:noProof/>
          <w:lang w:val="id-ID"/>
        </w:rPr>
        <w:t>agician</w:t>
      </w:r>
      <w:r w:rsidR="0054192E" w:rsidRPr="00295394">
        <w:rPr>
          <w:noProof/>
          <w:lang w:val="id-ID"/>
        </w:rPr>
        <w:t>.</w:t>
      </w:r>
    </w:p>
    <w:p w14:paraId="089931EC" w14:textId="77777777" w:rsidR="00C26C11" w:rsidRPr="00295394" w:rsidRDefault="00C26C11" w:rsidP="00040AC5">
      <w:pPr>
        <w:spacing w:line="360" w:lineRule="auto"/>
        <w:ind w:left="1134" w:firstLine="426"/>
        <w:jc w:val="both"/>
        <w:rPr>
          <w:noProof/>
          <w:lang w:val="id-ID"/>
        </w:rPr>
      </w:pPr>
    </w:p>
    <w:p w14:paraId="5D450451" w14:textId="77777777" w:rsidR="00C26C11" w:rsidRPr="00295394" w:rsidRDefault="00092880" w:rsidP="0097117F">
      <w:pPr>
        <w:keepNext/>
        <w:spacing w:line="360" w:lineRule="auto"/>
        <w:ind w:left="1134" w:firstLine="426"/>
        <w:jc w:val="center"/>
        <w:rPr>
          <w:noProof/>
          <w:lang w:val="id-ID"/>
        </w:rPr>
      </w:pPr>
      <w:r w:rsidRPr="00295394">
        <w:rPr>
          <w:noProof/>
          <w:lang w:val="id-ID"/>
        </w:rPr>
        <w:drawing>
          <wp:inline distT="0" distB="0" distL="0" distR="0" wp14:anchorId="0C1AA940" wp14:editId="1BFE65ED">
            <wp:extent cx="2985186" cy="2523067"/>
            <wp:effectExtent l="0" t="0" r="5715" b="0"/>
            <wp:docPr id="17032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71" t="16874" r="4958" b="23304"/>
                    <a:stretch/>
                  </pic:blipFill>
                  <pic:spPr bwMode="auto">
                    <a:xfrm>
                      <a:off x="0" y="0"/>
                      <a:ext cx="2991412" cy="2528329"/>
                    </a:xfrm>
                    <a:prstGeom prst="rect">
                      <a:avLst/>
                    </a:prstGeom>
                    <a:noFill/>
                    <a:ln>
                      <a:noFill/>
                    </a:ln>
                    <a:extLst>
                      <a:ext uri="{53640926-AAD7-44D8-BBD7-CCE9431645EC}">
                        <a14:shadowObscured xmlns:a14="http://schemas.microsoft.com/office/drawing/2010/main"/>
                      </a:ext>
                    </a:extLst>
                  </pic:spPr>
                </pic:pic>
              </a:graphicData>
            </a:graphic>
          </wp:inline>
        </w:drawing>
      </w:r>
    </w:p>
    <w:p w14:paraId="168A8509" w14:textId="2293FA1A" w:rsidR="0097117F" w:rsidRPr="00295394" w:rsidRDefault="00C26C11" w:rsidP="0097117F">
      <w:pPr>
        <w:pStyle w:val="Caption"/>
        <w:jc w:val="center"/>
        <w:rPr>
          <w:noProof/>
          <w:color w:val="auto"/>
          <w:lang w:val="id-ID"/>
        </w:rPr>
      </w:pPr>
      <w:r w:rsidRPr="00295394">
        <w:rPr>
          <w:noProof/>
          <w:color w:val="auto"/>
          <w:lang w:val="id-ID"/>
        </w:rPr>
        <w:t xml:space="preserve">Gambar 4. Gripper </w:t>
      </w:r>
      <w:r w:rsidR="0097117F" w:rsidRPr="00295394">
        <w:rPr>
          <w:noProof/>
          <w:color w:val="auto"/>
          <w:lang w:val="id-ID"/>
        </w:rPr>
        <w:t>Dobot Magician</w:t>
      </w:r>
    </w:p>
    <w:p w14:paraId="02770C39" w14:textId="3FFD5233" w:rsidR="5F2EC0BF" w:rsidRPr="00295394" w:rsidRDefault="2AE82DB2" w:rsidP="008A4477">
      <w:pPr>
        <w:spacing w:line="360" w:lineRule="auto"/>
        <w:ind w:left="1134" w:hanging="141"/>
        <w:jc w:val="both"/>
        <w:rPr>
          <w:noProof/>
          <w:lang w:val="id-ID"/>
        </w:rPr>
      </w:pPr>
      <w:r w:rsidRPr="00295394">
        <w:rPr>
          <w:noProof/>
          <w:lang w:val="id-ID"/>
        </w:rPr>
        <w:t xml:space="preserve">                              </w:t>
      </w:r>
      <w:r w:rsidR="13452F1D" w:rsidRPr="00295394">
        <w:rPr>
          <w:noProof/>
          <w:lang w:val="id-ID"/>
        </w:rPr>
        <w:t xml:space="preserve"> </w:t>
      </w:r>
    </w:p>
    <w:p w14:paraId="0F492DD0" w14:textId="0FB23D1F" w:rsidR="6E0277B4" w:rsidRPr="00295394" w:rsidRDefault="3E04C333" w:rsidP="002D6215">
      <w:pPr>
        <w:pStyle w:val="Heading3"/>
        <w:rPr>
          <w:noProof/>
          <w:lang w:val="id-ID"/>
        </w:rPr>
      </w:pPr>
      <w:r w:rsidRPr="00295394">
        <w:rPr>
          <w:noProof/>
          <w:lang w:val="id-ID"/>
        </w:rPr>
        <w:t>Meja</w:t>
      </w:r>
    </w:p>
    <w:p w14:paraId="2E26FAEE" w14:textId="1C5DB2B7" w:rsidR="007C25F5" w:rsidRPr="00295394" w:rsidRDefault="004D3985" w:rsidP="008A4477">
      <w:pPr>
        <w:pStyle w:val="ListParagraph"/>
        <w:spacing w:line="360" w:lineRule="auto"/>
        <w:ind w:left="1134" w:firstLine="284"/>
        <w:jc w:val="both"/>
        <w:rPr>
          <w:noProof/>
          <w:lang w:val="id-ID"/>
        </w:rPr>
      </w:pPr>
      <w:r w:rsidRPr="00295394">
        <w:rPr>
          <w:noProof/>
          <w:lang w:val="id-ID"/>
        </w:rPr>
        <w:t xml:space="preserve">Meja yang digunakan untuk ruang kerja adalah terbuat dari bajang dan </w:t>
      </w:r>
      <w:r w:rsidR="001E1F13" w:rsidRPr="00295394">
        <w:rPr>
          <w:noProof/>
          <w:lang w:val="id-ID"/>
        </w:rPr>
        <w:t xml:space="preserve">sedikit bergoyang agar tidak mengurangi akurasi dari pergerakan robot </w:t>
      </w:r>
      <w:r w:rsidR="00A94CD7" w:rsidRPr="00295394">
        <w:rPr>
          <w:noProof/>
          <w:lang w:val="id-ID"/>
        </w:rPr>
        <w:t>dengan</w:t>
      </w:r>
      <w:r w:rsidR="0018400C" w:rsidRPr="00295394">
        <w:rPr>
          <w:noProof/>
          <w:lang w:val="id-ID"/>
        </w:rPr>
        <w:t xml:space="preserve"> </w:t>
      </w:r>
      <w:r w:rsidR="00070A05" w:rsidRPr="00295394">
        <w:rPr>
          <w:noProof/>
          <w:lang w:val="id-ID"/>
        </w:rPr>
        <w:t xml:space="preserve">ada </w:t>
      </w:r>
      <w:r w:rsidR="008318E4" w:rsidRPr="00295394">
        <w:rPr>
          <w:noProof/>
          <w:lang w:val="id-ID"/>
        </w:rPr>
        <w:t xml:space="preserve">pemasangan berupa lubang </w:t>
      </w:r>
      <w:r w:rsidR="008318E4" w:rsidRPr="00295394">
        <w:rPr>
          <w:i/>
          <w:iCs/>
          <w:noProof/>
          <w:lang w:val="id-ID"/>
        </w:rPr>
        <w:t>thread</w:t>
      </w:r>
      <w:r w:rsidR="00987895" w:rsidRPr="00295394">
        <w:rPr>
          <w:noProof/>
          <w:lang w:val="id-ID"/>
        </w:rPr>
        <w:t xml:space="preserve"> atau</w:t>
      </w:r>
      <w:r w:rsidR="001E1F13" w:rsidRPr="00295394">
        <w:rPr>
          <w:noProof/>
          <w:lang w:val="id-ID"/>
        </w:rPr>
        <w:t xml:space="preserve"> bisa dengan</w:t>
      </w:r>
      <w:r w:rsidR="00987895" w:rsidRPr="00295394">
        <w:rPr>
          <w:noProof/>
          <w:lang w:val="id-ID"/>
        </w:rPr>
        <w:t xml:space="preserve"> </w:t>
      </w:r>
      <w:r w:rsidR="008318E4" w:rsidRPr="00295394">
        <w:rPr>
          <w:i/>
          <w:iCs/>
          <w:noProof/>
          <w:lang w:val="id-ID"/>
        </w:rPr>
        <w:t>clam</w:t>
      </w:r>
      <w:r w:rsidR="0018400C" w:rsidRPr="00295394">
        <w:rPr>
          <w:noProof/>
          <w:lang w:val="id-ID"/>
        </w:rPr>
        <w:t xml:space="preserve"> </w:t>
      </w:r>
      <w:r w:rsidR="00070A05" w:rsidRPr="00295394">
        <w:rPr>
          <w:noProof/>
          <w:lang w:val="id-ID"/>
        </w:rPr>
        <w:t xml:space="preserve">untuk </w:t>
      </w:r>
      <w:r w:rsidR="00096DB0" w:rsidRPr="00295394">
        <w:rPr>
          <w:noProof/>
          <w:lang w:val="id-ID"/>
        </w:rPr>
        <w:t>menopang</w:t>
      </w:r>
      <w:r w:rsidR="00070A05" w:rsidRPr="00295394">
        <w:rPr>
          <w:noProof/>
          <w:lang w:val="id-ID"/>
        </w:rPr>
        <w:t xml:space="preserve"> </w:t>
      </w:r>
      <w:r w:rsidR="002A01E2" w:rsidRPr="00295394">
        <w:rPr>
          <w:noProof/>
          <w:lang w:val="id-ID"/>
        </w:rPr>
        <w:t>R</w:t>
      </w:r>
      <w:r w:rsidR="00070A05" w:rsidRPr="00295394">
        <w:rPr>
          <w:noProof/>
          <w:lang w:val="id-ID"/>
        </w:rPr>
        <w:t>obot Dobot</w:t>
      </w:r>
      <w:r w:rsidR="00BA0DEB" w:rsidRPr="00295394">
        <w:rPr>
          <w:noProof/>
          <w:lang w:val="id-ID"/>
        </w:rPr>
        <w:t xml:space="preserve">, </w:t>
      </w:r>
      <w:r w:rsidR="007C25F5" w:rsidRPr="00295394">
        <w:rPr>
          <w:i/>
          <w:iCs/>
          <w:noProof/>
          <w:lang w:val="id-ID"/>
        </w:rPr>
        <w:t>aluminium profile</w:t>
      </w:r>
      <w:r w:rsidR="00BA0DEB" w:rsidRPr="00295394">
        <w:rPr>
          <w:noProof/>
          <w:lang w:val="id-ID"/>
        </w:rPr>
        <w:t xml:space="preserve">, </w:t>
      </w:r>
      <w:r w:rsidR="001B04BA" w:rsidRPr="00295394">
        <w:rPr>
          <w:noProof/>
          <w:lang w:val="id-ID"/>
        </w:rPr>
        <w:t>dan lain-lain.</w:t>
      </w:r>
    </w:p>
    <w:p w14:paraId="7190922B" w14:textId="0809DBB7" w:rsidR="00FC32A2" w:rsidRPr="00295394" w:rsidRDefault="3E04C333" w:rsidP="002D6215">
      <w:pPr>
        <w:pStyle w:val="Heading3"/>
        <w:rPr>
          <w:noProof/>
          <w:lang w:val="id-ID"/>
        </w:rPr>
      </w:pPr>
      <w:r w:rsidRPr="00295394">
        <w:rPr>
          <w:noProof/>
          <w:lang w:val="id-ID"/>
        </w:rPr>
        <w:t xml:space="preserve">Kamera </w:t>
      </w:r>
      <w:proofErr w:type="spellStart"/>
      <w:r w:rsidR="00BD332E" w:rsidRPr="00BD332E">
        <w:rPr>
          <w:szCs w:val="24"/>
        </w:rPr>
        <w:t>Arducam</w:t>
      </w:r>
      <w:proofErr w:type="spellEnd"/>
      <w:r w:rsidR="00BD332E" w:rsidRPr="00BD332E">
        <w:rPr>
          <w:szCs w:val="24"/>
        </w:rPr>
        <w:t xml:space="preserve"> 16MP</w:t>
      </w:r>
      <w:r w:rsidR="00BD332E">
        <w:rPr>
          <w:i/>
          <w:iCs/>
          <w:sz w:val="20"/>
          <w:szCs w:val="20"/>
        </w:rPr>
        <w:t xml:space="preserve"> </w:t>
      </w:r>
      <w:r w:rsidRPr="00295394">
        <w:rPr>
          <w:i/>
          <w:iCs/>
          <w:noProof/>
          <w:lang w:val="id-ID"/>
        </w:rPr>
        <w:t xml:space="preserve"> </w:t>
      </w:r>
    </w:p>
    <w:p w14:paraId="5694A3B6" w14:textId="77777777" w:rsidR="00BD332E" w:rsidRPr="00BD332E" w:rsidRDefault="00FC32A2" w:rsidP="00BD332E">
      <w:pPr>
        <w:spacing w:line="360" w:lineRule="auto"/>
        <w:ind w:left="1134" w:firstLine="720"/>
        <w:jc w:val="both"/>
      </w:pPr>
      <w:r w:rsidRPr="00295394">
        <w:rPr>
          <w:iCs/>
          <w:noProof/>
          <w:lang w:val="id-ID"/>
        </w:rPr>
        <w:t xml:space="preserve">Penulis </w:t>
      </w:r>
      <w:r w:rsidR="009B3312" w:rsidRPr="00295394">
        <w:rPr>
          <w:iCs/>
          <w:noProof/>
          <w:lang w:val="id-ID"/>
        </w:rPr>
        <w:t>mengrekomendasikan</w:t>
      </w:r>
      <w:r w:rsidR="00BD332E">
        <w:rPr>
          <w:iCs/>
          <w:noProof/>
          <w:lang w:val="id-ID"/>
        </w:rPr>
        <w:t xml:space="preserve"> </w:t>
      </w:r>
      <w:proofErr w:type="spellStart"/>
      <w:r w:rsidR="00BD332E">
        <w:rPr>
          <w:sz w:val="20"/>
          <w:szCs w:val="20"/>
        </w:rPr>
        <w:t>kamera</w:t>
      </w:r>
      <w:proofErr w:type="spellEnd"/>
      <w:r w:rsidR="00BD332E">
        <w:rPr>
          <w:sz w:val="20"/>
          <w:szCs w:val="20"/>
        </w:rPr>
        <w:t xml:space="preserve"> </w:t>
      </w:r>
      <w:proofErr w:type="spellStart"/>
      <w:r w:rsidR="00BD332E">
        <w:rPr>
          <w:i/>
          <w:iCs/>
          <w:sz w:val="20"/>
          <w:szCs w:val="20"/>
        </w:rPr>
        <w:t>Arducam</w:t>
      </w:r>
      <w:proofErr w:type="spellEnd"/>
      <w:r w:rsidR="00BD332E">
        <w:rPr>
          <w:i/>
          <w:iCs/>
          <w:sz w:val="20"/>
          <w:szCs w:val="20"/>
        </w:rPr>
        <w:t xml:space="preserve"> 16MP IMX519</w:t>
      </w:r>
      <w:r w:rsidR="00BD332E">
        <w:rPr>
          <w:sz w:val="20"/>
          <w:szCs w:val="20"/>
        </w:rPr>
        <w:t xml:space="preserve"> </w:t>
      </w:r>
      <w:proofErr w:type="spellStart"/>
      <w:r w:rsidR="00BD332E">
        <w:rPr>
          <w:sz w:val="20"/>
          <w:szCs w:val="20"/>
        </w:rPr>
        <w:t>dalam</w:t>
      </w:r>
      <w:proofErr w:type="spellEnd"/>
      <w:r w:rsidR="00BD332E">
        <w:rPr>
          <w:sz w:val="20"/>
          <w:szCs w:val="20"/>
        </w:rPr>
        <w:t xml:space="preserve"> </w:t>
      </w:r>
      <w:proofErr w:type="spellStart"/>
      <w:r w:rsidR="00BD332E" w:rsidRPr="00BD332E">
        <w:t>posisi</w:t>
      </w:r>
      <w:proofErr w:type="spellEnd"/>
      <w:r w:rsidR="00BD332E" w:rsidRPr="00BD332E">
        <w:t xml:space="preserve"> </w:t>
      </w:r>
      <w:r w:rsidR="00BD332E" w:rsidRPr="00BD332E">
        <w:rPr>
          <w:i/>
          <w:iCs/>
        </w:rPr>
        <w:t>top-down</w:t>
      </w:r>
      <w:r w:rsidR="00BD332E" w:rsidRPr="00BD332E">
        <w:t xml:space="preserve"> </w:t>
      </w:r>
      <w:proofErr w:type="spellStart"/>
      <w:r w:rsidR="00BD332E" w:rsidRPr="00BD332E">
        <w:t>untuk</w:t>
      </w:r>
      <w:proofErr w:type="spellEnd"/>
      <w:r w:rsidR="00BD332E" w:rsidRPr="00BD332E">
        <w:t xml:space="preserve"> </w:t>
      </w:r>
      <w:proofErr w:type="spellStart"/>
      <w:r w:rsidR="00BD332E" w:rsidRPr="00BD332E">
        <w:t>memperoleh</w:t>
      </w:r>
      <w:proofErr w:type="spellEnd"/>
      <w:r w:rsidR="00BD332E" w:rsidRPr="00BD332E">
        <w:t xml:space="preserve"> </w:t>
      </w:r>
      <w:proofErr w:type="spellStart"/>
      <w:r w:rsidR="00BD332E" w:rsidRPr="00BD332E">
        <w:t>gambar</w:t>
      </w:r>
      <w:proofErr w:type="spellEnd"/>
      <w:r w:rsidR="00BD332E" w:rsidRPr="00BD332E">
        <w:t xml:space="preserve"> </w:t>
      </w:r>
      <w:proofErr w:type="spellStart"/>
      <w:r w:rsidR="00BD332E" w:rsidRPr="00BD332E">
        <w:t>tomat</w:t>
      </w:r>
      <w:proofErr w:type="spellEnd"/>
      <w:r w:rsidR="00BD332E" w:rsidRPr="00BD332E">
        <w:t xml:space="preserve"> </w:t>
      </w:r>
      <w:proofErr w:type="spellStart"/>
      <w:r w:rsidR="00BD332E" w:rsidRPr="00BD332E">
        <w:t>berkualitas</w:t>
      </w:r>
      <w:proofErr w:type="spellEnd"/>
      <w:r w:rsidR="00BD332E" w:rsidRPr="00BD332E">
        <w:t xml:space="preserve"> </w:t>
      </w:r>
      <w:proofErr w:type="spellStart"/>
      <w:r w:rsidR="00BD332E" w:rsidRPr="00BD332E">
        <w:t>tinggi</w:t>
      </w:r>
      <w:proofErr w:type="spellEnd"/>
      <w:r w:rsidR="00BD332E" w:rsidRPr="00BD332E">
        <w:t xml:space="preserve">. Kamera </w:t>
      </w:r>
      <w:proofErr w:type="spellStart"/>
      <w:r w:rsidR="00BD332E" w:rsidRPr="00BD332E">
        <w:t>ini</w:t>
      </w:r>
      <w:proofErr w:type="spellEnd"/>
      <w:r w:rsidR="00BD332E" w:rsidRPr="00BD332E">
        <w:t xml:space="preserve"> </w:t>
      </w:r>
      <w:proofErr w:type="spellStart"/>
      <w:r w:rsidR="00BD332E" w:rsidRPr="00BD332E">
        <w:t>telah</w:t>
      </w:r>
      <w:proofErr w:type="spellEnd"/>
      <w:r w:rsidR="00BD332E" w:rsidRPr="00BD332E">
        <w:t xml:space="preserve"> </w:t>
      </w:r>
      <w:proofErr w:type="spellStart"/>
      <w:r w:rsidR="00BD332E" w:rsidRPr="00BD332E">
        <w:t>dikalibrasi</w:t>
      </w:r>
      <w:proofErr w:type="spellEnd"/>
      <w:r w:rsidR="00BD332E" w:rsidRPr="00BD332E">
        <w:t xml:space="preserve"> </w:t>
      </w:r>
      <w:proofErr w:type="spellStart"/>
      <w:r w:rsidR="00BD332E" w:rsidRPr="00BD332E">
        <w:t>untuk</w:t>
      </w:r>
      <w:proofErr w:type="spellEnd"/>
      <w:r w:rsidR="00BD332E" w:rsidRPr="00BD332E">
        <w:t xml:space="preserve"> </w:t>
      </w:r>
      <w:proofErr w:type="spellStart"/>
      <w:r w:rsidR="00BD332E" w:rsidRPr="00BD332E">
        <w:t>menjamin</w:t>
      </w:r>
      <w:proofErr w:type="spellEnd"/>
      <w:r w:rsidR="00BD332E" w:rsidRPr="00BD332E">
        <w:t xml:space="preserve"> </w:t>
      </w:r>
      <w:proofErr w:type="spellStart"/>
      <w:r w:rsidR="00BD332E" w:rsidRPr="00BD332E">
        <w:t>keakuratan</w:t>
      </w:r>
      <w:proofErr w:type="spellEnd"/>
      <w:r w:rsidR="00BD332E" w:rsidRPr="00BD332E">
        <w:t xml:space="preserve"> </w:t>
      </w:r>
      <w:proofErr w:type="spellStart"/>
      <w:r w:rsidR="00BD332E" w:rsidRPr="00BD332E">
        <w:t>pengambilan</w:t>
      </w:r>
      <w:proofErr w:type="spellEnd"/>
      <w:r w:rsidR="00BD332E" w:rsidRPr="00BD332E">
        <w:t xml:space="preserve"> </w:t>
      </w:r>
      <w:proofErr w:type="spellStart"/>
      <w:r w:rsidR="00BD332E" w:rsidRPr="00BD332E">
        <w:t>gambar</w:t>
      </w:r>
      <w:proofErr w:type="spellEnd"/>
      <w:r w:rsidR="00BD332E" w:rsidRPr="00BD332E">
        <w:t xml:space="preserve">. </w:t>
      </w:r>
      <w:proofErr w:type="spellStart"/>
      <w:r w:rsidR="00BD332E" w:rsidRPr="00BD332E">
        <w:rPr>
          <w:i/>
          <w:iCs/>
        </w:rPr>
        <w:t>Arducam</w:t>
      </w:r>
      <w:proofErr w:type="spellEnd"/>
      <w:r w:rsidR="00BD332E" w:rsidRPr="00BD332E">
        <w:t xml:space="preserve"> </w:t>
      </w:r>
      <w:proofErr w:type="spellStart"/>
      <w:r w:rsidR="00BD332E" w:rsidRPr="00BD332E">
        <w:t>harganya</w:t>
      </w:r>
      <w:proofErr w:type="spellEnd"/>
      <w:r w:rsidR="00BD332E" w:rsidRPr="00BD332E">
        <w:t xml:space="preserve"> yang </w:t>
      </w:r>
      <w:proofErr w:type="spellStart"/>
      <w:r w:rsidR="00BD332E" w:rsidRPr="00BD332E">
        <w:t>lebih</w:t>
      </w:r>
      <w:proofErr w:type="spellEnd"/>
      <w:r w:rsidR="00BD332E" w:rsidRPr="00BD332E">
        <w:t xml:space="preserve"> </w:t>
      </w:r>
      <w:proofErr w:type="spellStart"/>
      <w:r w:rsidR="00BD332E" w:rsidRPr="00BD332E">
        <w:t>terjangkau</w:t>
      </w:r>
      <w:proofErr w:type="spellEnd"/>
      <w:r w:rsidR="00BD332E" w:rsidRPr="00BD332E">
        <w:t xml:space="preserve"> dan </w:t>
      </w:r>
      <w:proofErr w:type="spellStart"/>
      <w:r w:rsidR="00BD332E" w:rsidRPr="00BD332E">
        <w:t>kualitasnya</w:t>
      </w:r>
      <w:proofErr w:type="spellEnd"/>
      <w:r w:rsidR="00BD332E" w:rsidRPr="00BD332E">
        <w:t xml:space="preserve"> </w:t>
      </w:r>
      <w:proofErr w:type="spellStart"/>
      <w:r w:rsidR="00BD332E" w:rsidRPr="00BD332E">
        <w:t>lebih</w:t>
      </w:r>
      <w:proofErr w:type="spellEnd"/>
      <w:r w:rsidR="00BD332E" w:rsidRPr="00BD332E">
        <w:t xml:space="preserve"> </w:t>
      </w:r>
      <w:proofErr w:type="spellStart"/>
      <w:r w:rsidR="00BD332E" w:rsidRPr="00BD332E">
        <w:t>unggul</w:t>
      </w:r>
      <w:proofErr w:type="spellEnd"/>
      <w:r w:rsidR="00BD332E" w:rsidRPr="00BD332E">
        <w:t xml:space="preserve"> </w:t>
      </w:r>
      <w:proofErr w:type="spellStart"/>
      <w:r w:rsidR="00BD332E" w:rsidRPr="00BD332E">
        <w:t>dibandingkan</w:t>
      </w:r>
      <w:proofErr w:type="spellEnd"/>
      <w:r w:rsidR="00BD332E" w:rsidRPr="00BD332E">
        <w:t xml:space="preserve"> </w:t>
      </w:r>
      <w:r w:rsidR="00BD332E" w:rsidRPr="00BD332E">
        <w:rPr>
          <w:i/>
          <w:iCs/>
        </w:rPr>
        <w:t>Raspberry Pi Cam V3,</w:t>
      </w:r>
      <w:r w:rsidR="00BD332E" w:rsidRPr="00BD332E">
        <w:t xml:space="preserve"> </w:t>
      </w:r>
      <w:proofErr w:type="spellStart"/>
      <w:r w:rsidR="00BD332E" w:rsidRPr="00BD332E">
        <w:t>serta</w:t>
      </w:r>
      <w:proofErr w:type="spellEnd"/>
      <w:r w:rsidR="00BD332E" w:rsidRPr="00BD332E">
        <w:t xml:space="preserve"> </w:t>
      </w:r>
      <w:proofErr w:type="spellStart"/>
      <w:r w:rsidR="00BD332E" w:rsidRPr="00BD332E">
        <w:t>kemudahan</w:t>
      </w:r>
      <w:proofErr w:type="spellEnd"/>
      <w:r w:rsidR="00BD332E" w:rsidRPr="00BD332E">
        <w:t xml:space="preserve"> </w:t>
      </w:r>
      <w:proofErr w:type="spellStart"/>
      <w:r w:rsidR="00BD332E" w:rsidRPr="00BD332E">
        <w:t>kalibrasinya</w:t>
      </w:r>
      <w:proofErr w:type="spellEnd"/>
      <w:r w:rsidR="00BD332E" w:rsidRPr="00BD332E">
        <w:t xml:space="preserve"> </w:t>
      </w:r>
      <w:proofErr w:type="spellStart"/>
      <w:r w:rsidR="00BD332E" w:rsidRPr="00BD332E">
        <w:t>langsung</w:t>
      </w:r>
      <w:proofErr w:type="spellEnd"/>
      <w:r w:rsidR="00BD332E" w:rsidRPr="00BD332E">
        <w:t xml:space="preserve"> </w:t>
      </w:r>
      <w:proofErr w:type="spellStart"/>
      <w:r w:rsidR="00BD332E" w:rsidRPr="00BD332E">
        <w:t>dari</w:t>
      </w:r>
      <w:proofErr w:type="spellEnd"/>
      <w:r w:rsidR="00BD332E" w:rsidRPr="00BD332E">
        <w:t xml:space="preserve"> </w:t>
      </w:r>
      <w:proofErr w:type="spellStart"/>
      <w:r w:rsidR="00BD332E" w:rsidRPr="00BD332E">
        <w:t>paket</w:t>
      </w:r>
      <w:proofErr w:type="spellEnd"/>
      <w:r w:rsidR="00BD332E" w:rsidRPr="00BD332E">
        <w:t xml:space="preserve"> </w:t>
      </w:r>
      <w:proofErr w:type="spellStart"/>
      <w:r w:rsidR="00BD332E" w:rsidRPr="00BD332E">
        <w:t>penjualan</w:t>
      </w:r>
      <w:proofErr w:type="spellEnd"/>
      <w:r w:rsidR="00BD332E" w:rsidRPr="00BD332E">
        <w:t>.</w:t>
      </w:r>
    </w:p>
    <w:p w14:paraId="1F595DC7" w14:textId="77777777" w:rsidR="00BD332E" w:rsidRDefault="00BD332E" w:rsidP="00BD332E">
      <w:pPr>
        <w:jc w:val="both"/>
        <w:rPr>
          <w:sz w:val="20"/>
          <w:szCs w:val="20"/>
        </w:rPr>
      </w:pPr>
    </w:p>
    <w:p w14:paraId="2699B59D" w14:textId="4D408556" w:rsidR="00EF2C82" w:rsidRPr="00295394" w:rsidRDefault="00BD332E" w:rsidP="00BD332E">
      <w:pPr>
        <w:pStyle w:val="ListParagraph"/>
        <w:spacing w:line="360" w:lineRule="auto"/>
        <w:ind w:left="1134" w:firstLine="426"/>
        <w:jc w:val="both"/>
        <w:rPr>
          <w:iCs/>
          <w:noProof/>
          <w:lang w:val="id-ID"/>
        </w:rPr>
      </w:pPr>
      <w:r w:rsidRPr="00BD332E">
        <w:lastRenderedPageBreak/>
        <w:t xml:space="preserve">Integrasi </w:t>
      </w:r>
      <w:r w:rsidRPr="00BD332E">
        <w:rPr>
          <w:i/>
          <w:iCs/>
        </w:rPr>
        <w:t>Raspberry Pi</w:t>
      </w:r>
      <w:r w:rsidRPr="00BD332E">
        <w:t xml:space="preserve">: </w:t>
      </w:r>
      <w:proofErr w:type="spellStart"/>
      <w:r w:rsidRPr="00BD332E">
        <w:t>Sebagai</w:t>
      </w:r>
      <w:proofErr w:type="spellEnd"/>
      <w:r w:rsidRPr="00BD332E">
        <w:t xml:space="preserve"> </w:t>
      </w:r>
      <w:proofErr w:type="spellStart"/>
      <w:r w:rsidRPr="00BD332E">
        <w:t>penghubung</w:t>
      </w:r>
      <w:proofErr w:type="spellEnd"/>
      <w:r w:rsidRPr="00BD332E">
        <w:t xml:space="preserve"> </w:t>
      </w:r>
      <w:proofErr w:type="spellStart"/>
      <w:r w:rsidRPr="00BD332E">
        <w:t>antara</w:t>
      </w:r>
      <w:proofErr w:type="spellEnd"/>
      <w:r w:rsidRPr="00BD332E">
        <w:t xml:space="preserve"> </w:t>
      </w:r>
      <w:proofErr w:type="spellStart"/>
      <w:r w:rsidRPr="00BD332E">
        <w:t>kamera</w:t>
      </w:r>
      <w:proofErr w:type="spellEnd"/>
      <w:r w:rsidRPr="00BD332E">
        <w:t xml:space="preserve"> </w:t>
      </w:r>
      <w:proofErr w:type="spellStart"/>
      <w:r w:rsidRPr="00BD332E">
        <w:rPr>
          <w:i/>
          <w:iCs/>
        </w:rPr>
        <w:t>Arducam</w:t>
      </w:r>
      <w:proofErr w:type="spellEnd"/>
      <w:r w:rsidRPr="00BD332E">
        <w:t xml:space="preserve"> dan </w:t>
      </w:r>
      <w:proofErr w:type="spellStart"/>
      <w:r w:rsidRPr="00BD332E">
        <w:rPr>
          <w:i/>
          <w:iCs/>
        </w:rPr>
        <w:t>Tensorflow</w:t>
      </w:r>
      <w:proofErr w:type="spellEnd"/>
      <w:r w:rsidRPr="00BD332E">
        <w:t xml:space="preserve">, </w:t>
      </w:r>
      <w:proofErr w:type="spellStart"/>
      <w:r w:rsidRPr="00BD332E">
        <w:t>penggunaan</w:t>
      </w:r>
      <w:proofErr w:type="spellEnd"/>
      <w:r w:rsidRPr="00BD332E">
        <w:t xml:space="preserve"> </w:t>
      </w:r>
      <w:r w:rsidRPr="00BD332E">
        <w:rPr>
          <w:i/>
          <w:iCs/>
        </w:rPr>
        <w:t>Raspberry Pi</w:t>
      </w:r>
      <w:r w:rsidRPr="00BD332E">
        <w:t xml:space="preserve"> yang </w:t>
      </w:r>
      <w:proofErr w:type="spellStart"/>
      <w:r w:rsidRPr="00BD332E">
        <w:t>bertindak</w:t>
      </w:r>
      <w:proofErr w:type="spellEnd"/>
      <w:r w:rsidRPr="00BD332E">
        <w:t xml:space="preserve"> </w:t>
      </w:r>
      <w:proofErr w:type="spellStart"/>
      <w:r w:rsidRPr="00BD332E">
        <w:t>sebagai</w:t>
      </w:r>
      <w:proofErr w:type="spellEnd"/>
      <w:r w:rsidRPr="00BD332E">
        <w:t xml:space="preserve"> </w:t>
      </w:r>
      <w:proofErr w:type="spellStart"/>
      <w:r w:rsidRPr="00BD332E">
        <w:t>pembaca</w:t>
      </w:r>
      <w:proofErr w:type="spellEnd"/>
      <w:r w:rsidRPr="00BD332E">
        <w:t xml:space="preserve"> </w:t>
      </w:r>
      <w:proofErr w:type="spellStart"/>
      <w:r w:rsidRPr="00BD332E">
        <w:t>kamera</w:t>
      </w:r>
      <w:proofErr w:type="spellEnd"/>
      <w:r w:rsidRPr="00BD332E">
        <w:t xml:space="preserve"> </w:t>
      </w:r>
      <w:proofErr w:type="spellStart"/>
      <w:r w:rsidRPr="00BD332E">
        <w:t>sebagai</w:t>
      </w:r>
      <w:proofErr w:type="spellEnd"/>
      <w:r w:rsidRPr="00BD332E">
        <w:t xml:space="preserve"> </w:t>
      </w:r>
      <w:proofErr w:type="spellStart"/>
      <w:r w:rsidRPr="00BD332E">
        <w:t>perangkat</w:t>
      </w:r>
      <w:proofErr w:type="spellEnd"/>
      <w:r w:rsidRPr="00BD332E">
        <w:t xml:space="preserve"> </w:t>
      </w:r>
      <w:proofErr w:type="spellStart"/>
      <w:r w:rsidRPr="00BD332E">
        <w:t>lunak</w:t>
      </w:r>
      <w:proofErr w:type="spellEnd"/>
      <w:r w:rsidRPr="00BD332E">
        <w:t xml:space="preserve"> </w:t>
      </w:r>
      <w:proofErr w:type="spellStart"/>
      <w:r w:rsidRPr="00BD332E">
        <w:t>pengolahan</w:t>
      </w:r>
      <w:proofErr w:type="spellEnd"/>
      <w:r w:rsidRPr="00BD332E">
        <w:t xml:space="preserve"> </w:t>
      </w:r>
      <w:proofErr w:type="spellStart"/>
      <w:proofErr w:type="gramStart"/>
      <w:r w:rsidRPr="00BD332E">
        <w:t>gambar</w:t>
      </w:r>
      <w:proofErr w:type="spellEnd"/>
      <w:r w:rsidRPr="00BD332E">
        <w:t xml:space="preserve">,  </w:t>
      </w:r>
      <w:proofErr w:type="spellStart"/>
      <w:r w:rsidRPr="00BD332E">
        <w:t>ini</w:t>
      </w:r>
      <w:proofErr w:type="spellEnd"/>
      <w:proofErr w:type="gramEnd"/>
      <w:r w:rsidRPr="00BD332E">
        <w:t xml:space="preserve"> </w:t>
      </w:r>
      <w:proofErr w:type="spellStart"/>
      <w:r w:rsidRPr="00BD332E">
        <w:t>memungkinkan</w:t>
      </w:r>
      <w:proofErr w:type="spellEnd"/>
      <w:r w:rsidRPr="00BD332E">
        <w:t xml:space="preserve"> </w:t>
      </w:r>
      <w:proofErr w:type="spellStart"/>
      <w:r w:rsidRPr="00BD332E">
        <w:t>pengambilan</w:t>
      </w:r>
      <w:proofErr w:type="spellEnd"/>
      <w:r w:rsidRPr="00BD332E">
        <w:t xml:space="preserve"> dan </w:t>
      </w:r>
      <w:proofErr w:type="spellStart"/>
      <w:r w:rsidRPr="00BD332E">
        <w:t>analisis</w:t>
      </w:r>
      <w:proofErr w:type="spellEnd"/>
      <w:r w:rsidRPr="00BD332E">
        <w:t xml:space="preserve"> </w:t>
      </w:r>
      <w:proofErr w:type="spellStart"/>
      <w:r w:rsidRPr="00BD332E">
        <w:t>gambar</w:t>
      </w:r>
      <w:proofErr w:type="spellEnd"/>
      <w:r w:rsidRPr="00BD332E">
        <w:t xml:space="preserve"> </w:t>
      </w:r>
      <w:proofErr w:type="spellStart"/>
      <w:r w:rsidRPr="00BD332E">
        <w:t>secara</w:t>
      </w:r>
      <w:proofErr w:type="spellEnd"/>
      <w:r w:rsidRPr="00BD332E">
        <w:t xml:space="preserve"> </w:t>
      </w:r>
      <w:r w:rsidRPr="00BD332E">
        <w:rPr>
          <w:i/>
          <w:iCs/>
        </w:rPr>
        <w:t>real-time</w:t>
      </w:r>
      <w:r w:rsidRPr="00BD332E">
        <w:t xml:space="preserve"> (</w:t>
      </w:r>
      <w:proofErr w:type="spellStart"/>
      <w:r w:rsidRPr="00BD332E">
        <w:t>langsung</w:t>
      </w:r>
      <w:proofErr w:type="spellEnd"/>
      <w:r w:rsidRPr="00BD332E">
        <w:t xml:space="preserve">), yang </w:t>
      </w:r>
      <w:proofErr w:type="spellStart"/>
      <w:r w:rsidRPr="00BD332E">
        <w:t>kritikal</w:t>
      </w:r>
      <w:proofErr w:type="spellEnd"/>
      <w:r w:rsidRPr="00BD332E">
        <w:t xml:space="preserve"> </w:t>
      </w:r>
      <w:proofErr w:type="spellStart"/>
      <w:r w:rsidRPr="00BD332E">
        <w:t>untuk</w:t>
      </w:r>
      <w:proofErr w:type="spellEnd"/>
      <w:r w:rsidRPr="00BD332E">
        <w:t xml:space="preserve"> </w:t>
      </w:r>
      <w:proofErr w:type="spellStart"/>
      <w:r w:rsidRPr="00BD332E">
        <w:t>aplikasi</w:t>
      </w:r>
      <w:proofErr w:type="spellEnd"/>
      <w:r w:rsidRPr="00BD332E">
        <w:t xml:space="preserve"> </w:t>
      </w:r>
      <w:proofErr w:type="spellStart"/>
      <w:r w:rsidRPr="00BD332E">
        <w:t>pemantauan</w:t>
      </w:r>
      <w:proofErr w:type="spellEnd"/>
      <w:r w:rsidRPr="00BD332E">
        <w:t xml:space="preserve"> dan </w:t>
      </w:r>
      <w:proofErr w:type="spellStart"/>
      <w:r w:rsidRPr="00BD332E">
        <w:t>pengambilan</w:t>
      </w:r>
      <w:proofErr w:type="spellEnd"/>
      <w:r w:rsidRPr="00BD332E">
        <w:t xml:space="preserve"> </w:t>
      </w:r>
      <w:proofErr w:type="spellStart"/>
      <w:r w:rsidRPr="00BD332E">
        <w:t>keputusan</w:t>
      </w:r>
      <w:proofErr w:type="spellEnd"/>
      <w:r w:rsidRPr="00BD332E">
        <w:t xml:space="preserve"> </w:t>
      </w:r>
      <w:proofErr w:type="spellStart"/>
      <w:r w:rsidRPr="00BD332E">
        <w:t>otomatis</w:t>
      </w:r>
      <w:proofErr w:type="spellEnd"/>
      <w:r w:rsidR="00FC32A2" w:rsidRPr="00295394">
        <w:rPr>
          <w:iCs/>
          <w:noProof/>
          <w:lang w:val="id-ID"/>
        </w:rPr>
        <w:t xml:space="preserve"> </w:t>
      </w:r>
      <w:r w:rsidR="00EF2C82" w:rsidRPr="00295394">
        <w:rPr>
          <w:iCs/>
          <w:noProof/>
          <w:lang w:val="id-ID"/>
        </w:rPr>
        <w:t xml:space="preserve">Contoh perangkat kamera </w:t>
      </w:r>
      <w:r w:rsidR="3F01D377" w:rsidRPr="00295394">
        <w:rPr>
          <w:noProof/>
          <w:lang w:val="id-ID"/>
        </w:rPr>
        <w:t xml:space="preserve">adalah sebagai berikut </w:t>
      </w:r>
      <w:r w:rsidR="00EF2C82" w:rsidRPr="00295394">
        <w:rPr>
          <w:iCs/>
          <w:noProof/>
          <w:lang w:val="id-ID"/>
        </w:rPr>
        <w:t>:</w:t>
      </w:r>
    </w:p>
    <w:p w14:paraId="39CA60C8" w14:textId="51C3646D" w:rsidR="3F01D377" w:rsidRPr="00295394" w:rsidRDefault="3F01D377" w:rsidP="002D6215">
      <w:pPr>
        <w:pStyle w:val="ListParagraph"/>
        <w:spacing w:line="360" w:lineRule="auto"/>
        <w:ind w:left="1134" w:firstLine="426"/>
        <w:jc w:val="both"/>
        <w:rPr>
          <w:noProof/>
          <w:lang w:val="id-ID"/>
        </w:rPr>
      </w:pPr>
    </w:p>
    <w:p w14:paraId="737FB048" w14:textId="54E2D063" w:rsidR="005A1AB4" w:rsidRPr="00295394" w:rsidRDefault="005860DB" w:rsidP="002D6215">
      <w:pPr>
        <w:pStyle w:val="ListParagraph"/>
        <w:spacing w:line="360" w:lineRule="auto"/>
        <w:ind w:left="1134" w:firstLine="426"/>
        <w:jc w:val="center"/>
        <w:rPr>
          <w:iCs/>
          <w:noProof/>
          <w:lang w:val="id-ID"/>
        </w:rPr>
      </w:pPr>
      <w:r>
        <w:rPr>
          <w:iCs/>
          <w:noProof/>
          <w:lang w:val="id-ID"/>
        </w:rPr>
        <w:drawing>
          <wp:inline distT="0" distB="0" distL="0" distR="0" wp14:anchorId="280D37E5" wp14:editId="6112340B">
            <wp:extent cx="2602230" cy="1576999"/>
            <wp:effectExtent l="0" t="0" r="7620" b="4445"/>
            <wp:docPr id="896530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6011" cy="1591411"/>
                    </a:xfrm>
                    <a:prstGeom prst="rect">
                      <a:avLst/>
                    </a:prstGeom>
                    <a:noFill/>
                  </pic:spPr>
                </pic:pic>
              </a:graphicData>
            </a:graphic>
          </wp:inline>
        </w:drawing>
      </w:r>
    </w:p>
    <w:p w14:paraId="6DBAD156" w14:textId="0BF1D6D0" w:rsidR="005A1AB4" w:rsidRPr="005860DB" w:rsidRDefault="00540AF3" w:rsidP="002D6215">
      <w:pPr>
        <w:pStyle w:val="ListParagraph"/>
        <w:spacing w:line="360" w:lineRule="auto"/>
        <w:ind w:left="1134" w:firstLine="426"/>
        <w:jc w:val="center"/>
        <w:rPr>
          <w:i/>
          <w:noProof/>
          <w:sz w:val="20"/>
          <w:szCs w:val="20"/>
          <w:lang w:val="id-ID"/>
        </w:rPr>
      </w:pPr>
      <w:r w:rsidRPr="00295394">
        <w:rPr>
          <w:i/>
          <w:noProof/>
          <w:sz w:val="20"/>
          <w:szCs w:val="20"/>
          <w:lang w:val="id-ID"/>
        </w:rPr>
        <w:t xml:space="preserve">Gambar </w:t>
      </w:r>
      <w:r w:rsidR="00D66FF1">
        <w:rPr>
          <w:i/>
          <w:noProof/>
          <w:sz w:val="20"/>
          <w:szCs w:val="20"/>
          <w:lang w:val="id-ID"/>
        </w:rPr>
        <w:t>5</w:t>
      </w:r>
      <w:r w:rsidRPr="00295394">
        <w:rPr>
          <w:i/>
          <w:noProof/>
          <w:sz w:val="20"/>
          <w:szCs w:val="20"/>
          <w:lang w:val="id-ID"/>
        </w:rPr>
        <w:t>. K</w:t>
      </w:r>
      <w:r w:rsidR="005860DB">
        <w:rPr>
          <w:i/>
          <w:noProof/>
          <w:sz w:val="20"/>
          <w:szCs w:val="20"/>
          <w:lang w:val="id-ID"/>
        </w:rPr>
        <w:t xml:space="preserve">amera </w:t>
      </w:r>
      <w:proofErr w:type="spellStart"/>
      <w:r w:rsidR="005860DB" w:rsidRPr="005860DB">
        <w:rPr>
          <w:i/>
          <w:iCs/>
          <w:sz w:val="20"/>
          <w:szCs w:val="20"/>
        </w:rPr>
        <w:t>Arducam</w:t>
      </w:r>
      <w:proofErr w:type="spellEnd"/>
      <w:r w:rsidR="005860DB" w:rsidRPr="005860DB">
        <w:rPr>
          <w:i/>
          <w:iCs/>
          <w:sz w:val="20"/>
          <w:szCs w:val="20"/>
        </w:rPr>
        <w:t xml:space="preserve"> 16 MP IMX519 </w:t>
      </w:r>
      <w:proofErr w:type="spellStart"/>
      <w:r w:rsidR="005860DB" w:rsidRPr="005860DB">
        <w:rPr>
          <w:i/>
          <w:iCs/>
          <w:sz w:val="20"/>
          <w:szCs w:val="20"/>
        </w:rPr>
        <w:t>dengan</w:t>
      </w:r>
      <w:proofErr w:type="spellEnd"/>
      <w:r w:rsidR="005860DB" w:rsidRPr="005860DB">
        <w:rPr>
          <w:i/>
          <w:iCs/>
          <w:sz w:val="20"/>
          <w:szCs w:val="20"/>
        </w:rPr>
        <w:t xml:space="preserve"> Casing dan </w:t>
      </w:r>
      <w:proofErr w:type="spellStart"/>
      <w:r w:rsidR="005860DB" w:rsidRPr="005860DB">
        <w:rPr>
          <w:i/>
          <w:iCs/>
          <w:sz w:val="20"/>
          <w:szCs w:val="20"/>
        </w:rPr>
        <w:t>kabel</w:t>
      </w:r>
      <w:proofErr w:type="spellEnd"/>
      <w:r w:rsidR="005860DB" w:rsidRPr="005860DB">
        <w:rPr>
          <w:i/>
          <w:iCs/>
          <w:sz w:val="20"/>
          <w:szCs w:val="20"/>
        </w:rPr>
        <w:t xml:space="preserve"> CSI </w:t>
      </w:r>
      <w:proofErr w:type="spellStart"/>
      <w:r w:rsidR="005860DB" w:rsidRPr="005860DB">
        <w:rPr>
          <w:i/>
          <w:iCs/>
          <w:sz w:val="20"/>
          <w:szCs w:val="20"/>
        </w:rPr>
        <w:t>kamera</w:t>
      </w:r>
      <w:proofErr w:type="spellEnd"/>
    </w:p>
    <w:p w14:paraId="66D881E6" w14:textId="0E0AE19A" w:rsidR="3F01D377" w:rsidRPr="00295394" w:rsidRDefault="3F01D377" w:rsidP="002D6215">
      <w:pPr>
        <w:pStyle w:val="ListParagraph"/>
        <w:spacing w:line="360" w:lineRule="auto"/>
        <w:ind w:left="1134" w:firstLine="426"/>
        <w:jc w:val="both"/>
        <w:rPr>
          <w:i/>
          <w:iCs/>
          <w:noProof/>
          <w:sz w:val="20"/>
          <w:szCs w:val="20"/>
          <w:lang w:val="id-ID"/>
        </w:rPr>
      </w:pPr>
    </w:p>
    <w:p w14:paraId="456C69AF" w14:textId="5EFE47CA" w:rsidR="006C132F" w:rsidRPr="00295394" w:rsidRDefault="3E04C333" w:rsidP="002D6215">
      <w:pPr>
        <w:pStyle w:val="Heading3"/>
        <w:ind w:left="1134" w:firstLine="426"/>
        <w:rPr>
          <w:noProof/>
          <w:lang w:val="id-ID"/>
        </w:rPr>
      </w:pPr>
      <w:r w:rsidRPr="00295394">
        <w:rPr>
          <w:noProof/>
          <w:lang w:val="id-ID"/>
        </w:rPr>
        <w:t>Aluminium Profile</w:t>
      </w:r>
      <w:r w:rsidR="003F0AFB" w:rsidRPr="00295394">
        <w:rPr>
          <w:noProof/>
          <w:lang w:val="id-ID"/>
        </w:rPr>
        <w:t xml:space="preserve"> Mount</w:t>
      </w:r>
    </w:p>
    <w:p w14:paraId="451DD908" w14:textId="1EFA1B56" w:rsidR="00676B44" w:rsidRPr="00295394" w:rsidRDefault="00676B44" w:rsidP="002D6215">
      <w:pPr>
        <w:pStyle w:val="ListParagraph"/>
        <w:spacing w:line="360" w:lineRule="auto"/>
        <w:ind w:left="1134" w:firstLine="426"/>
        <w:jc w:val="center"/>
        <w:rPr>
          <w:noProof/>
          <w:lang w:val="id-ID"/>
        </w:rPr>
      </w:pPr>
      <w:r w:rsidRPr="00295394">
        <w:rPr>
          <w:noProof/>
          <w:lang w:val="id-ID"/>
        </w:rPr>
        <w:drawing>
          <wp:inline distT="0" distB="0" distL="0" distR="0" wp14:anchorId="2A227596" wp14:editId="5A61157F">
            <wp:extent cx="2385060" cy="1743075"/>
            <wp:effectExtent l="0" t="0" r="0" b="9525"/>
            <wp:docPr id="468228054" name="Picture 46822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00684" cy="1754493"/>
                    </a:xfrm>
                    <a:prstGeom prst="rect">
                      <a:avLst/>
                    </a:prstGeom>
                    <a:noFill/>
                    <a:ln>
                      <a:noFill/>
                    </a:ln>
                  </pic:spPr>
                </pic:pic>
              </a:graphicData>
            </a:graphic>
          </wp:inline>
        </w:drawing>
      </w:r>
    </w:p>
    <w:p w14:paraId="71E65559" w14:textId="77777777" w:rsidR="0062361C" w:rsidRDefault="0062361C" w:rsidP="002D6215">
      <w:pPr>
        <w:pStyle w:val="ListParagraph"/>
        <w:spacing w:line="360" w:lineRule="auto"/>
        <w:ind w:left="1134" w:firstLine="426"/>
        <w:jc w:val="center"/>
        <w:rPr>
          <w:i/>
          <w:noProof/>
          <w:sz w:val="20"/>
          <w:szCs w:val="20"/>
          <w:lang w:val="id-ID"/>
        </w:rPr>
      </w:pPr>
    </w:p>
    <w:p w14:paraId="48C5C4F9" w14:textId="0131E337" w:rsidR="00676B44" w:rsidRDefault="00676B44" w:rsidP="002D6215">
      <w:pPr>
        <w:pStyle w:val="ListParagraph"/>
        <w:spacing w:line="360" w:lineRule="auto"/>
        <w:ind w:left="1134" w:firstLine="426"/>
        <w:jc w:val="center"/>
        <w:rPr>
          <w:i/>
          <w:noProof/>
          <w:sz w:val="20"/>
          <w:szCs w:val="20"/>
          <w:lang w:val="id-ID"/>
        </w:rPr>
      </w:pPr>
      <w:r w:rsidRPr="00295394">
        <w:rPr>
          <w:i/>
          <w:noProof/>
          <w:sz w:val="20"/>
          <w:szCs w:val="20"/>
          <w:lang w:val="id-ID"/>
        </w:rPr>
        <w:t xml:space="preserve">Gambar </w:t>
      </w:r>
      <w:r w:rsidR="00D66FF1">
        <w:rPr>
          <w:i/>
          <w:noProof/>
          <w:sz w:val="20"/>
          <w:szCs w:val="20"/>
          <w:lang w:val="id-ID"/>
        </w:rPr>
        <w:t>6</w:t>
      </w:r>
      <w:r w:rsidRPr="00295394">
        <w:rPr>
          <w:i/>
          <w:noProof/>
          <w:sz w:val="20"/>
          <w:szCs w:val="20"/>
          <w:lang w:val="id-ID"/>
        </w:rPr>
        <w:t>. Aluminum Profile</w:t>
      </w:r>
    </w:p>
    <w:p w14:paraId="1C02E8AA" w14:textId="3A765AFD" w:rsidR="00A900FE" w:rsidRPr="00295394" w:rsidRDefault="3F01D377" w:rsidP="002D6215">
      <w:pPr>
        <w:pStyle w:val="ListParagraph"/>
        <w:spacing w:line="360" w:lineRule="auto"/>
        <w:ind w:left="1134" w:firstLine="426"/>
        <w:jc w:val="both"/>
        <w:rPr>
          <w:noProof/>
          <w:lang w:val="id-ID"/>
        </w:rPr>
      </w:pPr>
      <w:r w:rsidRPr="00295394">
        <w:rPr>
          <w:noProof/>
          <w:lang w:val="id-ID"/>
        </w:rPr>
        <w:t>Ukuran</w:t>
      </w:r>
      <w:r w:rsidR="00A900FE" w:rsidRPr="00295394">
        <w:rPr>
          <w:noProof/>
          <w:lang w:val="id-ID"/>
        </w:rPr>
        <w:t xml:space="preserve"> minimal size 20x20 </w:t>
      </w:r>
      <w:r w:rsidR="007F6261" w:rsidRPr="00295394">
        <w:rPr>
          <w:noProof/>
          <w:lang w:val="id-ID"/>
        </w:rPr>
        <w:t xml:space="preserve">dengan V slot </w:t>
      </w:r>
      <w:r w:rsidR="005A3237" w:rsidRPr="00295394">
        <w:rPr>
          <w:noProof/>
          <w:lang w:val="id-ID"/>
        </w:rPr>
        <w:t>dan tinggi minimal dari 200mm jauh dari jangkauan tinggi tangan robot</w:t>
      </w:r>
      <w:r w:rsidR="007D7594" w:rsidRPr="00295394">
        <w:rPr>
          <w:noProof/>
          <w:lang w:val="id-ID"/>
        </w:rPr>
        <w:t xml:space="preserve">. </w:t>
      </w:r>
      <w:r w:rsidRPr="00295394">
        <w:rPr>
          <w:noProof/>
          <w:lang w:val="id-ID"/>
        </w:rPr>
        <w:t>Fungsi pengunaan</w:t>
      </w:r>
      <w:r w:rsidR="007D7594" w:rsidRPr="00295394">
        <w:rPr>
          <w:noProof/>
          <w:lang w:val="id-ID"/>
        </w:rPr>
        <w:t xml:space="preserve"> </w:t>
      </w:r>
      <w:r w:rsidR="007D7594" w:rsidRPr="00295394">
        <w:rPr>
          <w:i/>
          <w:iCs/>
          <w:noProof/>
          <w:lang w:val="id-ID"/>
        </w:rPr>
        <w:t>Aluminium Profile</w:t>
      </w:r>
      <w:r w:rsidR="007D7594" w:rsidRPr="00295394">
        <w:rPr>
          <w:noProof/>
          <w:lang w:val="id-ID"/>
        </w:rPr>
        <w:t xml:space="preserve"> ini </w:t>
      </w:r>
      <w:r w:rsidR="00A900FE" w:rsidRPr="00295394">
        <w:rPr>
          <w:noProof/>
          <w:lang w:val="id-ID"/>
        </w:rPr>
        <w:t xml:space="preserve">untuk </w:t>
      </w:r>
      <w:r w:rsidR="00733C88" w:rsidRPr="00295394">
        <w:rPr>
          <w:noProof/>
          <w:lang w:val="id-ID"/>
        </w:rPr>
        <w:t xml:space="preserve">memasang </w:t>
      </w:r>
      <w:r w:rsidR="00A900FE" w:rsidRPr="00295394">
        <w:rPr>
          <w:noProof/>
          <w:lang w:val="id-ID"/>
        </w:rPr>
        <w:t>kamera dan lampu pencahayaan</w:t>
      </w:r>
      <w:r w:rsidR="009257FA" w:rsidRPr="00295394">
        <w:rPr>
          <w:noProof/>
          <w:lang w:val="id-ID"/>
        </w:rPr>
        <w:t>.</w:t>
      </w:r>
    </w:p>
    <w:p w14:paraId="6BEDBA91" w14:textId="78DD5801" w:rsidR="00E51F28" w:rsidRPr="00295394" w:rsidRDefault="00E51F28" w:rsidP="002D6215">
      <w:pPr>
        <w:pStyle w:val="ListParagraph"/>
        <w:spacing w:line="360" w:lineRule="auto"/>
        <w:ind w:left="1134" w:firstLine="426"/>
        <w:jc w:val="both"/>
        <w:rPr>
          <w:noProof/>
          <w:lang w:val="id-ID"/>
        </w:rPr>
      </w:pPr>
    </w:p>
    <w:p w14:paraId="3FF8E8AA" w14:textId="7752756C" w:rsidR="00CF5607" w:rsidRPr="00295394" w:rsidRDefault="00722DBA" w:rsidP="002D6215">
      <w:pPr>
        <w:pStyle w:val="ListParagraph"/>
        <w:spacing w:line="360" w:lineRule="auto"/>
        <w:ind w:left="1134" w:firstLine="426"/>
        <w:jc w:val="both"/>
        <w:rPr>
          <w:noProof/>
          <w:lang w:val="id-ID"/>
        </w:rPr>
      </w:pPr>
      <w:r w:rsidRPr="00295394">
        <w:rPr>
          <w:noProof/>
          <w:lang w:val="id-ID"/>
        </w:rPr>
        <w:t>Berikut b</w:t>
      </w:r>
      <w:r w:rsidR="00CF5607" w:rsidRPr="00295394">
        <w:rPr>
          <w:noProof/>
          <w:lang w:val="id-ID"/>
        </w:rPr>
        <w:t>eberapa komponen untuk pemasangan</w:t>
      </w:r>
      <w:r w:rsidRPr="00295394">
        <w:rPr>
          <w:noProof/>
          <w:lang w:val="id-ID"/>
        </w:rPr>
        <w:t>:</w:t>
      </w:r>
    </w:p>
    <w:p w14:paraId="0DFBD1E0" w14:textId="4474D298" w:rsidR="00CF5607" w:rsidRPr="00295394" w:rsidRDefault="00CF5607" w:rsidP="002D6215">
      <w:pPr>
        <w:pStyle w:val="ListParagraph"/>
        <w:spacing w:line="360" w:lineRule="auto"/>
        <w:ind w:left="1134" w:firstLine="426"/>
        <w:jc w:val="both"/>
        <w:rPr>
          <w:noProof/>
          <w:lang w:val="id-ID"/>
        </w:rPr>
      </w:pPr>
      <w:r w:rsidRPr="00295394">
        <w:rPr>
          <w:noProof/>
          <w:lang w:val="id-ID"/>
        </w:rPr>
        <w:lastRenderedPageBreak/>
        <w:t>Aluminium Profile</w:t>
      </w:r>
      <w:r w:rsidR="00722DBA" w:rsidRPr="00295394">
        <w:rPr>
          <w:noProof/>
          <w:lang w:val="id-ID"/>
        </w:rPr>
        <w:t xml:space="preserve"> </w:t>
      </w:r>
      <w:r w:rsidR="00E51F28" w:rsidRPr="00295394">
        <w:rPr>
          <w:noProof/>
          <w:lang w:val="id-ID"/>
        </w:rPr>
        <w:t>404</w:t>
      </w:r>
      <w:r w:rsidR="00722DBA" w:rsidRPr="00295394">
        <w:rPr>
          <w:noProof/>
          <w:lang w:val="id-ID"/>
        </w:rPr>
        <w:t>0</w:t>
      </w:r>
      <w:r w:rsidRPr="00295394">
        <w:rPr>
          <w:noProof/>
          <w:lang w:val="id-ID"/>
        </w:rPr>
        <w:t>, Aluminium Bracket</w:t>
      </w:r>
      <w:r w:rsidR="00722DBA" w:rsidRPr="00295394">
        <w:rPr>
          <w:noProof/>
          <w:lang w:val="id-ID"/>
        </w:rPr>
        <w:t xml:space="preserve"> siku </w:t>
      </w:r>
      <w:r w:rsidR="00E51F28" w:rsidRPr="00295394">
        <w:rPr>
          <w:noProof/>
          <w:lang w:val="id-ID"/>
        </w:rPr>
        <w:t>4</w:t>
      </w:r>
      <w:r w:rsidR="00722DBA" w:rsidRPr="00295394">
        <w:rPr>
          <w:noProof/>
          <w:lang w:val="id-ID"/>
        </w:rPr>
        <w:t>0</w:t>
      </w:r>
      <w:r w:rsidR="00E51F28" w:rsidRPr="00295394">
        <w:rPr>
          <w:noProof/>
          <w:lang w:val="id-ID"/>
        </w:rPr>
        <w:t>4</w:t>
      </w:r>
      <w:r w:rsidR="00722DBA" w:rsidRPr="00295394">
        <w:rPr>
          <w:noProof/>
          <w:lang w:val="id-ID"/>
        </w:rPr>
        <w:t>0</w:t>
      </w:r>
      <w:r w:rsidRPr="00295394">
        <w:rPr>
          <w:noProof/>
          <w:lang w:val="id-ID"/>
        </w:rPr>
        <w:t xml:space="preserve">, Sliding </w:t>
      </w:r>
      <w:r w:rsidR="008A20FB" w:rsidRPr="00295394">
        <w:rPr>
          <w:noProof/>
          <w:lang w:val="id-ID"/>
        </w:rPr>
        <w:t>Spring Ball T Nut</w:t>
      </w:r>
      <w:r w:rsidR="00722DBA" w:rsidRPr="00295394">
        <w:rPr>
          <w:noProof/>
          <w:lang w:val="id-ID"/>
        </w:rPr>
        <w:t xml:space="preserve">, </w:t>
      </w:r>
      <w:r w:rsidR="00386354" w:rsidRPr="00295394">
        <w:rPr>
          <w:noProof/>
          <w:lang w:val="id-ID"/>
        </w:rPr>
        <w:t xml:space="preserve"> End Cap</w:t>
      </w:r>
      <w:r w:rsidR="00722DBA" w:rsidRPr="00295394">
        <w:rPr>
          <w:noProof/>
          <w:lang w:val="id-ID"/>
        </w:rPr>
        <w:t xml:space="preserve"> </w:t>
      </w:r>
      <w:r w:rsidR="00E51F28" w:rsidRPr="00295394">
        <w:rPr>
          <w:noProof/>
          <w:lang w:val="id-ID"/>
        </w:rPr>
        <w:t>4</w:t>
      </w:r>
      <w:r w:rsidR="00722DBA" w:rsidRPr="00295394">
        <w:rPr>
          <w:noProof/>
          <w:lang w:val="id-ID"/>
        </w:rPr>
        <w:t>0</w:t>
      </w:r>
      <w:r w:rsidR="00E51F28" w:rsidRPr="00295394">
        <w:rPr>
          <w:noProof/>
          <w:lang w:val="id-ID"/>
        </w:rPr>
        <w:t>4</w:t>
      </w:r>
      <w:r w:rsidR="00722DBA" w:rsidRPr="00295394">
        <w:rPr>
          <w:noProof/>
          <w:lang w:val="id-ID"/>
        </w:rPr>
        <w:t>0</w:t>
      </w:r>
      <w:r w:rsidR="00F162BB" w:rsidRPr="00295394">
        <w:rPr>
          <w:noProof/>
          <w:lang w:val="id-ID"/>
        </w:rPr>
        <w:t xml:space="preserve"> dan Bolt M</w:t>
      </w:r>
      <w:r w:rsidR="00E51F28" w:rsidRPr="00295394">
        <w:rPr>
          <w:noProof/>
          <w:lang w:val="id-ID"/>
        </w:rPr>
        <w:t>6</w:t>
      </w:r>
      <w:r w:rsidR="00F162BB" w:rsidRPr="00295394">
        <w:rPr>
          <w:noProof/>
          <w:lang w:val="id-ID"/>
        </w:rPr>
        <w:t>, M</w:t>
      </w:r>
      <w:r w:rsidR="00E51F28" w:rsidRPr="00295394">
        <w:rPr>
          <w:noProof/>
          <w:lang w:val="id-ID"/>
        </w:rPr>
        <w:t>7, M8.</w:t>
      </w:r>
    </w:p>
    <w:p w14:paraId="6A00BCBA" w14:textId="408D5F99" w:rsidR="00DC2BF6" w:rsidRPr="00295394" w:rsidRDefault="3E04C333" w:rsidP="002D6215">
      <w:pPr>
        <w:pStyle w:val="Heading3"/>
        <w:ind w:left="1134" w:firstLine="426"/>
        <w:rPr>
          <w:noProof/>
          <w:lang w:val="id-ID"/>
        </w:rPr>
      </w:pPr>
      <w:r w:rsidRPr="00295394">
        <w:rPr>
          <w:noProof/>
          <w:lang w:val="id-ID"/>
        </w:rPr>
        <w:t xml:space="preserve">Pencahayaan </w:t>
      </w:r>
    </w:p>
    <w:p w14:paraId="769BBF60" w14:textId="09AF81C0" w:rsidR="000C10BA" w:rsidRDefault="000C10BA" w:rsidP="002D6215">
      <w:pPr>
        <w:pStyle w:val="ListParagraph"/>
        <w:spacing w:line="360" w:lineRule="auto"/>
        <w:ind w:left="1134" w:firstLine="426"/>
        <w:jc w:val="both"/>
        <w:rPr>
          <w:noProof/>
          <w:lang w:val="id-ID"/>
        </w:rPr>
      </w:pPr>
      <w:r w:rsidRPr="00295394">
        <w:rPr>
          <w:noProof/>
          <w:lang w:val="id-ID"/>
        </w:rPr>
        <w:t>Pencahayaan menggunakan lampu sorot minimal 20 watt, dengan rekomendasi sekitar 3000 lumen atau 50 watt untuk skala besar. Lampu ini dipasang di aluminium profile dan menggunakan electric box untuk switch atau potensiometer dengan powersupply sebesar 50 watt.</w:t>
      </w:r>
    </w:p>
    <w:p w14:paraId="6C5E228A" w14:textId="77777777" w:rsidR="00CE3777" w:rsidRDefault="00CE3777" w:rsidP="002D6215">
      <w:pPr>
        <w:pStyle w:val="ListParagraph"/>
        <w:spacing w:line="360" w:lineRule="auto"/>
        <w:ind w:left="1134" w:firstLine="426"/>
        <w:jc w:val="both"/>
        <w:rPr>
          <w:noProof/>
          <w:lang w:val="id-ID"/>
        </w:rPr>
      </w:pPr>
    </w:p>
    <w:p w14:paraId="11C64F5B" w14:textId="0CEAFEA1" w:rsidR="00E62027" w:rsidRPr="0013566D" w:rsidRDefault="00E62027" w:rsidP="002D6215">
      <w:pPr>
        <w:pStyle w:val="ListParagraph"/>
        <w:spacing w:line="360" w:lineRule="auto"/>
        <w:ind w:left="1134" w:firstLine="426"/>
        <w:jc w:val="both"/>
        <w:rPr>
          <w:b/>
          <w:bCs/>
          <w:noProof/>
        </w:rPr>
      </w:pPr>
      <w:r w:rsidRPr="0013566D">
        <w:rPr>
          <w:b/>
          <w:bCs/>
          <w:noProof/>
        </w:rPr>
        <w:t>2.6 Wadah untuk tomat telah di pilah</w:t>
      </w:r>
    </w:p>
    <w:p w14:paraId="5EE3CDAE" w14:textId="2E370D61" w:rsidR="00E62027" w:rsidRDefault="00D71D48" w:rsidP="002D6215">
      <w:pPr>
        <w:pStyle w:val="ListParagraph"/>
        <w:spacing w:line="360" w:lineRule="auto"/>
        <w:ind w:left="1134" w:firstLine="426"/>
        <w:jc w:val="both"/>
        <w:rPr>
          <w:noProof/>
        </w:rPr>
      </w:pPr>
      <w:r w:rsidRPr="0013566D">
        <w:rPr>
          <w:noProof/>
        </w:rPr>
        <w:t xml:space="preserve">Untuk pemilahan, teradapat 4 wadah, </w:t>
      </w:r>
      <w:r w:rsidR="00FE6AB9" w:rsidRPr="0013566D">
        <w:rPr>
          <w:noProof/>
        </w:rPr>
        <w:t>yaitu satu untuk ukuran besar, ukuran yang lonjong, ukuran kecil dan ukuran yang oblong atau aneh tidak di rekognisi robot</w:t>
      </w:r>
      <w:r w:rsidR="0013566D">
        <w:rPr>
          <w:noProof/>
        </w:rPr>
        <w:t>.</w:t>
      </w:r>
    </w:p>
    <w:p w14:paraId="30E2825A" w14:textId="77777777" w:rsidR="00CE3777" w:rsidRDefault="00CE3777" w:rsidP="002D6215">
      <w:pPr>
        <w:pStyle w:val="ListParagraph"/>
        <w:spacing w:line="360" w:lineRule="auto"/>
        <w:ind w:left="1134" w:firstLine="426"/>
        <w:jc w:val="both"/>
        <w:rPr>
          <w:noProof/>
        </w:rPr>
      </w:pPr>
    </w:p>
    <w:p w14:paraId="4DBC5748" w14:textId="4045D926" w:rsidR="00CE3777" w:rsidRPr="00CE3777" w:rsidRDefault="00CE3777" w:rsidP="00CE3777">
      <w:pPr>
        <w:pStyle w:val="ListParagraph"/>
        <w:numPr>
          <w:ilvl w:val="1"/>
          <w:numId w:val="38"/>
        </w:numPr>
        <w:rPr>
          <w:b/>
          <w:bCs/>
          <w:noProof/>
        </w:rPr>
      </w:pPr>
      <w:r w:rsidRPr="00CE3777">
        <w:rPr>
          <w:noProof/>
        </w:rPr>
        <w:t>C</w:t>
      </w:r>
      <w:r w:rsidRPr="00CE3777">
        <w:rPr>
          <w:b/>
          <w:bCs/>
          <w:noProof/>
        </w:rPr>
        <w:t>ara kerja program aplikasi berupa flowchart</w:t>
      </w:r>
    </w:p>
    <w:p w14:paraId="4D6D4194" w14:textId="77777777" w:rsidR="00CE3777" w:rsidRPr="00295394" w:rsidRDefault="00CE3777" w:rsidP="00CE3777">
      <w:pPr>
        <w:rPr>
          <w:i/>
          <w:noProof/>
          <w:lang w:val="id-ID"/>
        </w:rPr>
      </w:pPr>
      <w:r w:rsidRPr="00295394">
        <w:rPr>
          <w:noProof/>
          <w:lang w:val="id-ID"/>
        </w:rPr>
        <w:drawing>
          <wp:anchor distT="0" distB="0" distL="114300" distR="114300" simplePos="0" relativeHeight="251660290" behindDoc="0" locked="0" layoutInCell="1" allowOverlap="1" wp14:anchorId="0D5948B6" wp14:editId="2923519A">
            <wp:simplePos x="0" y="0"/>
            <wp:positionH relativeFrom="column">
              <wp:posOffset>1313815</wp:posOffset>
            </wp:positionH>
            <wp:positionV relativeFrom="paragraph">
              <wp:posOffset>259715</wp:posOffset>
            </wp:positionV>
            <wp:extent cx="2701925" cy="3863975"/>
            <wp:effectExtent l="0" t="0" r="3175" b="3175"/>
            <wp:wrapTopAndBottom/>
            <wp:docPr id="798015113" name="Picture 798015113"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15113" name="Picture 798015113" descr="A diagram of a proces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701925" cy="3863975"/>
                    </a:xfrm>
                    <a:prstGeom prst="rect">
                      <a:avLst/>
                    </a:prstGeom>
                  </pic:spPr>
                </pic:pic>
              </a:graphicData>
            </a:graphic>
            <wp14:sizeRelH relativeFrom="margin">
              <wp14:pctWidth>0</wp14:pctWidth>
            </wp14:sizeRelH>
            <wp14:sizeRelV relativeFrom="margin">
              <wp14:pctHeight>0</wp14:pctHeight>
            </wp14:sizeRelV>
          </wp:anchor>
        </w:drawing>
      </w:r>
    </w:p>
    <w:p w14:paraId="7379B9CE" w14:textId="77777777" w:rsidR="00CE3777" w:rsidRPr="00E23E87" w:rsidRDefault="00CE3777" w:rsidP="00CE3777">
      <w:pPr>
        <w:pStyle w:val="Heading2"/>
        <w:numPr>
          <w:ilvl w:val="0"/>
          <w:numId w:val="0"/>
        </w:numPr>
        <w:jc w:val="center"/>
        <w:rPr>
          <w:i/>
          <w:noProof/>
          <w:color w:val="44546A"/>
          <w:sz w:val="20"/>
        </w:rPr>
      </w:pPr>
    </w:p>
    <w:p w14:paraId="1FDA1B62" w14:textId="77777777" w:rsidR="00CE3777" w:rsidRPr="00295394" w:rsidRDefault="00CE3777" w:rsidP="00CE3777">
      <w:pPr>
        <w:pStyle w:val="Heading2"/>
        <w:numPr>
          <w:ilvl w:val="0"/>
          <w:numId w:val="0"/>
        </w:numPr>
        <w:jc w:val="center"/>
        <w:rPr>
          <w:i/>
          <w:noProof/>
          <w:color w:val="44546A"/>
        </w:rPr>
      </w:pPr>
      <w:r w:rsidRPr="00295394">
        <w:rPr>
          <w:i/>
          <w:noProof/>
          <w:color w:val="44546A"/>
          <w:sz w:val="20"/>
        </w:rPr>
        <w:t xml:space="preserve">Gambar </w:t>
      </w:r>
      <w:r>
        <w:rPr>
          <w:i/>
          <w:noProof/>
          <w:color w:val="44546A"/>
          <w:sz w:val="20"/>
          <w:szCs w:val="20"/>
          <w:lang w:val="en-US"/>
        </w:rPr>
        <w:t>7</w:t>
      </w:r>
      <w:r w:rsidRPr="00295394">
        <w:rPr>
          <w:i/>
          <w:noProof/>
          <w:color w:val="44546A"/>
          <w:sz w:val="20"/>
          <w:szCs w:val="20"/>
        </w:rPr>
        <w:t>. Flowchart</w:t>
      </w:r>
    </w:p>
    <w:p w14:paraId="1ABB6C67" w14:textId="25A245CD" w:rsidR="00170BFC" w:rsidRPr="00295394" w:rsidRDefault="00170BFC" w:rsidP="00170BFC">
      <w:pPr>
        <w:pBdr>
          <w:top w:val="nil"/>
          <w:left w:val="nil"/>
          <w:bottom w:val="nil"/>
          <w:right w:val="nil"/>
          <w:between w:val="nil"/>
        </w:pBdr>
        <w:spacing w:line="360" w:lineRule="auto"/>
        <w:ind w:left="1418"/>
        <w:jc w:val="both"/>
        <w:rPr>
          <w:noProof/>
          <w:lang w:val="id-ID"/>
        </w:rPr>
      </w:pPr>
      <w:r w:rsidRPr="00295394">
        <w:rPr>
          <w:noProof/>
          <w:lang w:val="id-ID"/>
        </w:rPr>
        <w:lastRenderedPageBreak/>
        <w:t xml:space="preserve">Berdasarkan flowchart diatas tentang alur kerja, berikut </w:t>
      </w:r>
      <w:r w:rsidR="007E36A2" w:rsidRPr="00295394">
        <w:rPr>
          <w:noProof/>
          <w:lang w:val="id-ID"/>
        </w:rPr>
        <w:t>p</w:t>
      </w:r>
      <w:r w:rsidRPr="00295394">
        <w:rPr>
          <w:noProof/>
          <w:lang w:val="id-ID"/>
        </w:rPr>
        <w:t>enjelasan proses tersebut:</w:t>
      </w:r>
    </w:p>
    <w:p w14:paraId="233A6BA2" w14:textId="75DDA168" w:rsidR="00170BFC" w:rsidRPr="00295394" w:rsidRDefault="00170BFC" w:rsidP="00170BFC">
      <w:pPr>
        <w:pBdr>
          <w:top w:val="nil"/>
          <w:left w:val="nil"/>
          <w:bottom w:val="nil"/>
          <w:right w:val="nil"/>
          <w:between w:val="nil"/>
        </w:pBdr>
        <w:spacing w:line="360" w:lineRule="auto"/>
        <w:ind w:left="1418"/>
        <w:jc w:val="both"/>
        <w:rPr>
          <w:noProof/>
          <w:lang w:val="id-ID"/>
        </w:rPr>
      </w:pPr>
    </w:p>
    <w:p w14:paraId="133FF2E2" w14:textId="26019FED" w:rsidR="00170BFC" w:rsidRPr="00295394" w:rsidRDefault="00170BFC" w:rsidP="00170BFC">
      <w:pPr>
        <w:pBdr>
          <w:top w:val="nil"/>
          <w:left w:val="nil"/>
          <w:bottom w:val="nil"/>
          <w:right w:val="nil"/>
          <w:between w:val="nil"/>
        </w:pBdr>
        <w:spacing w:line="360" w:lineRule="auto"/>
        <w:ind w:left="1418"/>
        <w:jc w:val="both"/>
        <w:rPr>
          <w:noProof/>
          <w:lang w:val="id-ID"/>
        </w:rPr>
      </w:pPr>
      <w:r w:rsidRPr="00295394">
        <w:rPr>
          <w:noProof/>
          <w:lang w:val="id-ID"/>
        </w:rPr>
        <w:t>Alur kerja sistem pengurutan tomat dimulai dengan pengambilan gambar sayur tomat menggunakan kamera. Gambar ini kemudian dimasukkan ke dalam model YOLOv8 untuk deteksi. OpenCV digunakan bersama dengan YOLOv8 untuk memproses gambar dan mendeteksi bentuk serta warna tomat. Jika tomat terdeteksi memenuhi kriteria yang ditentukan, sistem selanjutnya akan mendeteksi diameter tomat dan menentukan koordinat tomat tersebut.</w:t>
      </w:r>
    </w:p>
    <w:p w14:paraId="17557117" w14:textId="6B6A4A71" w:rsidR="00170BFC" w:rsidRPr="00295394" w:rsidRDefault="00170BFC" w:rsidP="00170BFC">
      <w:pPr>
        <w:pBdr>
          <w:top w:val="nil"/>
          <w:left w:val="nil"/>
          <w:bottom w:val="nil"/>
          <w:right w:val="nil"/>
          <w:between w:val="nil"/>
        </w:pBdr>
        <w:spacing w:line="360" w:lineRule="auto"/>
        <w:ind w:left="1418"/>
        <w:jc w:val="both"/>
        <w:rPr>
          <w:noProof/>
          <w:lang w:val="id-ID"/>
        </w:rPr>
      </w:pPr>
    </w:p>
    <w:p w14:paraId="449C7666" w14:textId="031DED0B" w:rsidR="00770D5F" w:rsidRPr="00295394" w:rsidRDefault="00170BFC" w:rsidP="00170BFC">
      <w:pPr>
        <w:pBdr>
          <w:top w:val="nil"/>
          <w:left w:val="nil"/>
          <w:bottom w:val="nil"/>
          <w:right w:val="nil"/>
          <w:between w:val="nil"/>
        </w:pBdr>
        <w:spacing w:line="360" w:lineRule="auto"/>
        <w:ind w:left="1418"/>
        <w:jc w:val="both"/>
        <w:rPr>
          <w:noProof/>
          <w:lang w:val="id-ID"/>
        </w:rPr>
      </w:pPr>
      <w:r w:rsidRPr="00295394">
        <w:rPr>
          <w:noProof/>
          <w:lang w:val="id-ID"/>
        </w:rPr>
        <w:t xml:space="preserve">Setelah koordinat tomat diperoleh, koordinat tersebut dikirimkan dari kamera ke </w:t>
      </w:r>
      <w:r w:rsidRPr="00295394">
        <w:rPr>
          <w:i/>
          <w:iCs/>
          <w:noProof/>
          <w:lang w:val="id-ID"/>
        </w:rPr>
        <w:t>Robot Operating System</w:t>
      </w:r>
      <w:r w:rsidRPr="00295394">
        <w:rPr>
          <w:noProof/>
          <w:lang w:val="id-ID"/>
        </w:rPr>
        <w:t xml:space="preserve"> (ROS), dan kemudian ke Dobot Magician. Dobot Magician, yang telah diprogram dengan koordinat ini, akan mengambil tomat dan menempatkannya ke dalam wadah yang ditentukan. Proses ini menggabungkan kemampuan machine vision untuk identifikasi objek dengan robotika presisi untuk pengambilan dan penempatan, memastikan pengurutan tomat berlangsung secara otomatis dan efisien.</w:t>
      </w:r>
    </w:p>
    <w:p w14:paraId="0EF62A4F" w14:textId="77777777" w:rsidR="00F55576" w:rsidRPr="00295394" w:rsidRDefault="00F55576" w:rsidP="00170BFC">
      <w:pPr>
        <w:pBdr>
          <w:top w:val="nil"/>
          <w:left w:val="nil"/>
          <w:bottom w:val="nil"/>
          <w:right w:val="nil"/>
          <w:between w:val="nil"/>
        </w:pBdr>
        <w:spacing w:line="360" w:lineRule="auto"/>
        <w:ind w:left="1418"/>
        <w:jc w:val="both"/>
        <w:rPr>
          <w:noProof/>
          <w:lang w:val="id-ID"/>
        </w:rPr>
      </w:pPr>
    </w:p>
    <w:p w14:paraId="7D0DAEF7" w14:textId="14C1C18A" w:rsidR="00614EF9" w:rsidRPr="00295394" w:rsidRDefault="00F55576" w:rsidP="00170BFC">
      <w:pPr>
        <w:pBdr>
          <w:top w:val="nil"/>
          <w:left w:val="nil"/>
          <w:bottom w:val="nil"/>
          <w:right w:val="nil"/>
          <w:between w:val="nil"/>
        </w:pBdr>
        <w:spacing w:line="360" w:lineRule="auto"/>
        <w:ind w:left="1418"/>
        <w:jc w:val="both"/>
        <w:rPr>
          <w:noProof/>
          <w:lang w:val="id-ID"/>
        </w:rPr>
      </w:pPr>
      <w:r w:rsidRPr="00295394">
        <w:rPr>
          <w:noProof/>
          <w:lang w:val="id-ID"/>
        </w:rPr>
        <w:t>pergerakan dan akselerasi pada sumbu XYZ untuk robot Dobot Magician, perlu mempertimbangkan beberapa aspek:</w:t>
      </w:r>
    </w:p>
    <w:p w14:paraId="3A3EFFFF" w14:textId="77777777" w:rsidR="00F55576" w:rsidRPr="00295394" w:rsidRDefault="00F55576" w:rsidP="00170BFC">
      <w:pPr>
        <w:pBdr>
          <w:top w:val="nil"/>
          <w:left w:val="nil"/>
          <w:bottom w:val="nil"/>
          <w:right w:val="nil"/>
          <w:between w:val="nil"/>
        </w:pBdr>
        <w:spacing w:line="360" w:lineRule="auto"/>
        <w:ind w:left="1418"/>
        <w:jc w:val="both"/>
        <w:rPr>
          <w:noProof/>
          <w:lang w:val="id-ID"/>
        </w:rPr>
      </w:pPr>
    </w:p>
    <w:p w14:paraId="3D491A83" w14:textId="77777777" w:rsidR="00614EF9" w:rsidRPr="00295394" w:rsidRDefault="00614EF9" w:rsidP="00014CD9">
      <w:pPr>
        <w:pStyle w:val="ListParagraph"/>
        <w:numPr>
          <w:ilvl w:val="0"/>
          <w:numId w:val="34"/>
        </w:numPr>
        <w:pBdr>
          <w:top w:val="nil"/>
          <w:left w:val="nil"/>
          <w:bottom w:val="nil"/>
          <w:right w:val="nil"/>
          <w:between w:val="nil"/>
        </w:pBdr>
        <w:spacing w:line="360" w:lineRule="auto"/>
        <w:jc w:val="both"/>
        <w:rPr>
          <w:noProof/>
          <w:lang w:val="id-ID"/>
        </w:rPr>
      </w:pPr>
      <w:r w:rsidRPr="00295394">
        <w:rPr>
          <w:noProof/>
          <w:lang w:val="id-ID"/>
        </w:rPr>
        <w:t>Deteksi Posisi Tomat (Lokalisasi): OpenCV dan YOLOv8 bekerja bersama untuk mengidentifikasi posisi tomat dalam ruang dua dimensi (2D) pada gambar. Parameter yang diukur termasuk koordinat x dan y pada gambar, yang menunjukkan posisi tomat relatif terhadap frame gambar.</w:t>
      </w:r>
    </w:p>
    <w:p w14:paraId="388AEC88" w14:textId="77777777" w:rsidR="00614EF9" w:rsidRPr="00295394" w:rsidRDefault="00614EF9" w:rsidP="00614EF9">
      <w:pPr>
        <w:pBdr>
          <w:top w:val="nil"/>
          <w:left w:val="nil"/>
          <w:bottom w:val="nil"/>
          <w:right w:val="nil"/>
          <w:between w:val="nil"/>
        </w:pBdr>
        <w:spacing w:line="360" w:lineRule="auto"/>
        <w:ind w:left="1418"/>
        <w:jc w:val="both"/>
        <w:rPr>
          <w:noProof/>
          <w:lang w:val="id-ID"/>
        </w:rPr>
      </w:pPr>
    </w:p>
    <w:p w14:paraId="44A0E82F" w14:textId="77777777" w:rsidR="00614EF9" w:rsidRPr="00295394" w:rsidRDefault="00614EF9" w:rsidP="00014CD9">
      <w:pPr>
        <w:pStyle w:val="ListParagraph"/>
        <w:numPr>
          <w:ilvl w:val="0"/>
          <w:numId w:val="34"/>
        </w:numPr>
        <w:pBdr>
          <w:top w:val="nil"/>
          <w:left w:val="nil"/>
          <w:bottom w:val="nil"/>
          <w:right w:val="nil"/>
          <w:between w:val="nil"/>
        </w:pBdr>
        <w:spacing w:line="360" w:lineRule="auto"/>
        <w:jc w:val="both"/>
        <w:rPr>
          <w:noProof/>
          <w:lang w:val="id-ID"/>
        </w:rPr>
      </w:pPr>
      <w:r w:rsidRPr="00295394">
        <w:rPr>
          <w:noProof/>
          <w:lang w:val="id-ID"/>
        </w:rPr>
        <w:t xml:space="preserve">Deteksi Ukuran Tomat (Skala): Ukuran tomat dalam gambar, yang sering kali berkorelasi dengan diameter sebenarnya, </w:t>
      </w:r>
      <w:r w:rsidRPr="00295394">
        <w:rPr>
          <w:noProof/>
          <w:lang w:val="id-ID"/>
        </w:rPr>
        <w:lastRenderedPageBreak/>
        <w:t>diukur menggunakan piksel. Dari ukuran ini, sistem mungkin menghitung skala tomat dalam ruang nyata jika jarak kamera ke objek diketahui.</w:t>
      </w:r>
    </w:p>
    <w:p w14:paraId="6BF8378D" w14:textId="77777777" w:rsidR="00614EF9" w:rsidRPr="00295394" w:rsidRDefault="00614EF9" w:rsidP="00614EF9">
      <w:pPr>
        <w:pBdr>
          <w:top w:val="nil"/>
          <w:left w:val="nil"/>
          <w:bottom w:val="nil"/>
          <w:right w:val="nil"/>
          <w:between w:val="nil"/>
        </w:pBdr>
        <w:spacing w:line="360" w:lineRule="auto"/>
        <w:ind w:left="1418"/>
        <w:jc w:val="both"/>
        <w:rPr>
          <w:noProof/>
          <w:lang w:val="id-ID"/>
        </w:rPr>
      </w:pPr>
    </w:p>
    <w:p w14:paraId="2C780C51" w14:textId="77777777" w:rsidR="00614EF9" w:rsidRPr="00295394" w:rsidRDefault="00614EF9" w:rsidP="00014CD9">
      <w:pPr>
        <w:pStyle w:val="ListParagraph"/>
        <w:numPr>
          <w:ilvl w:val="0"/>
          <w:numId w:val="34"/>
        </w:numPr>
        <w:pBdr>
          <w:top w:val="nil"/>
          <w:left w:val="nil"/>
          <w:bottom w:val="nil"/>
          <w:right w:val="nil"/>
          <w:between w:val="nil"/>
        </w:pBdr>
        <w:spacing w:line="360" w:lineRule="auto"/>
        <w:jc w:val="both"/>
        <w:rPr>
          <w:noProof/>
          <w:lang w:val="id-ID"/>
        </w:rPr>
      </w:pPr>
      <w:r w:rsidRPr="00295394">
        <w:rPr>
          <w:noProof/>
          <w:lang w:val="id-ID"/>
        </w:rPr>
        <w:t>Deteksi Orientasi Tomat: Orientasi atau sudut tomat dalam gambar dapat ditentukan melalui analisis kontur atau fitur-fitur tomat yang terdeteksi oleh YOLOv8.</w:t>
      </w:r>
    </w:p>
    <w:p w14:paraId="147D4F14" w14:textId="77777777" w:rsidR="00614EF9" w:rsidRPr="00295394" w:rsidRDefault="00614EF9" w:rsidP="00614EF9">
      <w:pPr>
        <w:pBdr>
          <w:top w:val="nil"/>
          <w:left w:val="nil"/>
          <w:bottom w:val="nil"/>
          <w:right w:val="nil"/>
          <w:between w:val="nil"/>
        </w:pBdr>
        <w:spacing w:line="360" w:lineRule="auto"/>
        <w:ind w:left="1418"/>
        <w:jc w:val="both"/>
        <w:rPr>
          <w:noProof/>
          <w:lang w:val="id-ID"/>
        </w:rPr>
      </w:pPr>
    </w:p>
    <w:p w14:paraId="264F68F7" w14:textId="77777777" w:rsidR="00614EF9" w:rsidRPr="00295394" w:rsidRDefault="00614EF9" w:rsidP="00014CD9">
      <w:pPr>
        <w:pStyle w:val="ListParagraph"/>
        <w:numPr>
          <w:ilvl w:val="0"/>
          <w:numId w:val="34"/>
        </w:numPr>
        <w:pBdr>
          <w:top w:val="nil"/>
          <w:left w:val="nil"/>
          <w:bottom w:val="nil"/>
          <w:right w:val="nil"/>
          <w:between w:val="nil"/>
        </w:pBdr>
        <w:spacing w:line="360" w:lineRule="auto"/>
        <w:jc w:val="both"/>
        <w:rPr>
          <w:noProof/>
          <w:lang w:val="id-ID"/>
        </w:rPr>
      </w:pPr>
      <w:r w:rsidRPr="00295394">
        <w:rPr>
          <w:noProof/>
          <w:lang w:val="id-ID"/>
        </w:rPr>
        <w:t>Klasifikasi Warna dan Bentuk: YOLOv8 dilatih untuk mengklasifikasikan tomat berdasarkan warna dan bentuknya, dengan parameter khusus yang didefinisikan dalam model untuk setiap kategori.</w:t>
      </w:r>
    </w:p>
    <w:p w14:paraId="4F7A9622" w14:textId="77777777" w:rsidR="00614EF9" w:rsidRPr="00295394" w:rsidRDefault="00614EF9" w:rsidP="00614EF9">
      <w:pPr>
        <w:pBdr>
          <w:top w:val="nil"/>
          <w:left w:val="nil"/>
          <w:bottom w:val="nil"/>
          <w:right w:val="nil"/>
          <w:between w:val="nil"/>
        </w:pBdr>
        <w:spacing w:line="360" w:lineRule="auto"/>
        <w:ind w:left="1418"/>
        <w:jc w:val="both"/>
        <w:rPr>
          <w:noProof/>
          <w:lang w:val="id-ID"/>
        </w:rPr>
      </w:pPr>
    </w:p>
    <w:p w14:paraId="2CDE7E5B" w14:textId="77777777" w:rsidR="00614EF9" w:rsidRPr="00295394" w:rsidRDefault="00614EF9" w:rsidP="00014CD9">
      <w:pPr>
        <w:pStyle w:val="ListParagraph"/>
        <w:numPr>
          <w:ilvl w:val="0"/>
          <w:numId w:val="34"/>
        </w:numPr>
        <w:pBdr>
          <w:top w:val="nil"/>
          <w:left w:val="nil"/>
          <w:bottom w:val="nil"/>
          <w:right w:val="nil"/>
          <w:between w:val="nil"/>
        </w:pBdr>
        <w:spacing w:line="360" w:lineRule="auto"/>
        <w:jc w:val="both"/>
        <w:rPr>
          <w:noProof/>
          <w:lang w:val="id-ID"/>
        </w:rPr>
      </w:pPr>
      <w:r w:rsidRPr="00295394">
        <w:rPr>
          <w:noProof/>
          <w:lang w:val="id-ID"/>
        </w:rPr>
        <w:t>Pergerakan dan Akselerasi pada Sumbu XYZ:</w:t>
      </w:r>
    </w:p>
    <w:p w14:paraId="6EA22107" w14:textId="77777777" w:rsidR="00614EF9" w:rsidRPr="00295394" w:rsidRDefault="00614EF9" w:rsidP="00F12F93">
      <w:pPr>
        <w:pStyle w:val="ListParagraph"/>
        <w:pBdr>
          <w:top w:val="nil"/>
          <w:left w:val="nil"/>
          <w:bottom w:val="nil"/>
          <w:right w:val="nil"/>
          <w:between w:val="nil"/>
        </w:pBdr>
        <w:spacing w:line="360" w:lineRule="auto"/>
        <w:ind w:left="2138"/>
        <w:jc w:val="both"/>
        <w:rPr>
          <w:noProof/>
          <w:lang w:val="id-ID"/>
        </w:rPr>
      </w:pPr>
      <w:r w:rsidRPr="00295394">
        <w:rPr>
          <w:noProof/>
          <w:lang w:val="id-ID"/>
        </w:rPr>
        <w:t>Pergerakan Sumbu X dan Y (Horizontal dan Vertikal): Dobot Magician bergerak dalam bidang horizontal dan vertikal untuk mencapai posisi tomat yang terdeteksi. Pergerakan ini dihitung berdasarkan transformasi koordinat dari sistem visi ke koordinat robot.</w:t>
      </w:r>
    </w:p>
    <w:p w14:paraId="5CD9FDAE" w14:textId="77777777" w:rsidR="00614EF9" w:rsidRPr="00295394" w:rsidRDefault="00614EF9" w:rsidP="00614EF9">
      <w:pPr>
        <w:pBdr>
          <w:top w:val="nil"/>
          <w:left w:val="nil"/>
          <w:bottom w:val="nil"/>
          <w:right w:val="nil"/>
          <w:between w:val="nil"/>
        </w:pBdr>
        <w:spacing w:line="360" w:lineRule="auto"/>
        <w:ind w:left="1418"/>
        <w:jc w:val="both"/>
        <w:rPr>
          <w:noProof/>
          <w:lang w:val="id-ID"/>
        </w:rPr>
      </w:pPr>
    </w:p>
    <w:p w14:paraId="31E5EB08" w14:textId="77777777" w:rsidR="00614EF9" w:rsidRPr="00295394" w:rsidRDefault="00614EF9" w:rsidP="00014CD9">
      <w:pPr>
        <w:pStyle w:val="ListParagraph"/>
        <w:numPr>
          <w:ilvl w:val="0"/>
          <w:numId w:val="34"/>
        </w:numPr>
        <w:pBdr>
          <w:top w:val="nil"/>
          <w:left w:val="nil"/>
          <w:bottom w:val="nil"/>
          <w:right w:val="nil"/>
          <w:between w:val="nil"/>
        </w:pBdr>
        <w:spacing w:line="360" w:lineRule="auto"/>
        <w:jc w:val="both"/>
        <w:rPr>
          <w:noProof/>
          <w:lang w:val="id-ID"/>
        </w:rPr>
      </w:pPr>
      <w:r w:rsidRPr="00295394">
        <w:rPr>
          <w:noProof/>
          <w:lang w:val="id-ID"/>
        </w:rPr>
        <w:t>Pergerakan Sumbu Z (Ketinggian): Ketinggian atau kedalaman pergerakan robot (sumbu Z) disesuaikan berdasarkan estimasi ukuran tomat untuk mengoptimalkan pengambilan.</w:t>
      </w:r>
    </w:p>
    <w:p w14:paraId="5C765E2F" w14:textId="77777777" w:rsidR="00614EF9" w:rsidRPr="00295394" w:rsidRDefault="00614EF9" w:rsidP="00614EF9">
      <w:pPr>
        <w:pBdr>
          <w:top w:val="nil"/>
          <w:left w:val="nil"/>
          <w:bottom w:val="nil"/>
          <w:right w:val="nil"/>
          <w:between w:val="nil"/>
        </w:pBdr>
        <w:spacing w:line="360" w:lineRule="auto"/>
        <w:ind w:left="1418"/>
        <w:jc w:val="both"/>
        <w:rPr>
          <w:noProof/>
          <w:lang w:val="id-ID"/>
        </w:rPr>
      </w:pPr>
    </w:p>
    <w:p w14:paraId="44080777" w14:textId="77777777" w:rsidR="00614EF9" w:rsidRPr="00295394" w:rsidRDefault="00614EF9" w:rsidP="00014CD9">
      <w:pPr>
        <w:pStyle w:val="ListParagraph"/>
        <w:numPr>
          <w:ilvl w:val="0"/>
          <w:numId w:val="34"/>
        </w:numPr>
        <w:pBdr>
          <w:top w:val="nil"/>
          <w:left w:val="nil"/>
          <w:bottom w:val="nil"/>
          <w:right w:val="nil"/>
          <w:between w:val="nil"/>
        </w:pBdr>
        <w:spacing w:line="360" w:lineRule="auto"/>
        <w:jc w:val="both"/>
        <w:rPr>
          <w:noProof/>
          <w:lang w:val="id-ID"/>
        </w:rPr>
      </w:pPr>
      <w:r w:rsidRPr="00295394">
        <w:rPr>
          <w:noProof/>
          <w:lang w:val="id-ID"/>
        </w:rPr>
        <w:t>Akselerasi: Akselerasi robot diatur untuk memaksimalkan efisiensi sambil mencegah kerusakan pada tomat. Ini memerlukan tuning dinamis berdasarkan berat dan kekakuan tomat.</w:t>
      </w:r>
    </w:p>
    <w:p w14:paraId="03134AA2" w14:textId="77777777" w:rsidR="00614EF9" w:rsidRPr="00295394" w:rsidRDefault="00614EF9" w:rsidP="00614EF9">
      <w:pPr>
        <w:pBdr>
          <w:top w:val="nil"/>
          <w:left w:val="nil"/>
          <w:bottom w:val="nil"/>
          <w:right w:val="nil"/>
          <w:between w:val="nil"/>
        </w:pBdr>
        <w:spacing w:line="360" w:lineRule="auto"/>
        <w:ind w:left="1418"/>
        <w:jc w:val="both"/>
        <w:rPr>
          <w:noProof/>
          <w:lang w:val="id-ID"/>
        </w:rPr>
      </w:pPr>
    </w:p>
    <w:p w14:paraId="1622D9A2" w14:textId="77777777" w:rsidR="00614EF9" w:rsidRPr="00295394" w:rsidRDefault="00614EF9" w:rsidP="00014CD9">
      <w:pPr>
        <w:pStyle w:val="ListParagraph"/>
        <w:numPr>
          <w:ilvl w:val="0"/>
          <w:numId w:val="34"/>
        </w:numPr>
        <w:pBdr>
          <w:top w:val="nil"/>
          <w:left w:val="nil"/>
          <w:bottom w:val="nil"/>
          <w:right w:val="nil"/>
          <w:between w:val="nil"/>
        </w:pBdr>
        <w:spacing w:line="360" w:lineRule="auto"/>
        <w:jc w:val="both"/>
        <w:rPr>
          <w:noProof/>
          <w:lang w:val="id-ID"/>
        </w:rPr>
      </w:pPr>
      <w:r w:rsidRPr="00295394">
        <w:rPr>
          <w:noProof/>
          <w:lang w:val="id-ID"/>
        </w:rPr>
        <w:t xml:space="preserve">Vektor Gerakan: Vektor gerakan optimal untuk setiap tomat dihitung berdasarkan lokasi, ukuran, dan posisi tomat. Ini </w:t>
      </w:r>
      <w:r w:rsidRPr="00295394">
        <w:rPr>
          <w:noProof/>
          <w:lang w:val="id-ID"/>
        </w:rPr>
        <w:lastRenderedPageBreak/>
        <w:t>memastikan bahwa gerakan robot efisien dan minim kesalahan.</w:t>
      </w:r>
    </w:p>
    <w:p w14:paraId="5203D8D8" w14:textId="77777777" w:rsidR="00614EF9" w:rsidRPr="00295394" w:rsidRDefault="00614EF9" w:rsidP="00614EF9">
      <w:pPr>
        <w:pBdr>
          <w:top w:val="nil"/>
          <w:left w:val="nil"/>
          <w:bottom w:val="nil"/>
          <w:right w:val="nil"/>
          <w:between w:val="nil"/>
        </w:pBdr>
        <w:spacing w:line="360" w:lineRule="auto"/>
        <w:ind w:left="1418"/>
        <w:jc w:val="both"/>
        <w:rPr>
          <w:noProof/>
          <w:lang w:val="id-ID"/>
        </w:rPr>
      </w:pPr>
    </w:p>
    <w:p w14:paraId="043DB4C9" w14:textId="78A2C1C3" w:rsidR="00614EF9" w:rsidRPr="00295394" w:rsidRDefault="00614EF9" w:rsidP="00014CD9">
      <w:pPr>
        <w:pStyle w:val="ListParagraph"/>
        <w:numPr>
          <w:ilvl w:val="0"/>
          <w:numId w:val="34"/>
        </w:numPr>
        <w:pBdr>
          <w:top w:val="nil"/>
          <w:left w:val="nil"/>
          <w:bottom w:val="nil"/>
          <w:right w:val="nil"/>
          <w:between w:val="nil"/>
        </w:pBdr>
        <w:spacing w:line="360" w:lineRule="auto"/>
        <w:jc w:val="both"/>
        <w:rPr>
          <w:noProof/>
          <w:lang w:val="id-ID"/>
        </w:rPr>
      </w:pPr>
      <w:r w:rsidRPr="00295394">
        <w:rPr>
          <w:noProof/>
          <w:lang w:val="id-ID"/>
        </w:rPr>
        <w:t>Adaptasi untuk Setiap Tomat: Karena setiap tomat mungkin berbeda ukuran dan beratnya, sistem mungkin memerlukan penyesuaian pergerakan dan akselerasi. Adaptasi ini dapat dilakukan secara otomatis oleh sistem dengan memanfaatkan feedback dari sensor-sensor pada robot.</w:t>
      </w:r>
    </w:p>
    <w:p w14:paraId="002EF343" w14:textId="0D74EE24" w:rsidR="008D5BBB" w:rsidRPr="00295394" w:rsidRDefault="008D5BBB" w:rsidP="00170BFC">
      <w:pPr>
        <w:pBdr>
          <w:top w:val="nil"/>
          <w:left w:val="nil"/>
          <w:bottom w:val="nil"/>
          <w:right w:val="nil"/>
          <w:between w:val="nil"/>
        </w:pBdr>
        <w:spacing w:line="360" w:lineRule="auto"/>
        <w:ind w:left="1418"/>
        <w:jc w:val="both"/>
        <w:rPr>
          <w:b/>
          <w:noProof/>
          <w:lang w:val="id-ID"/>
        </w:rPr>
      </w:pPr>
    </w:p>
    <w:p w14:paraId="417701A5" w14:textId="55BADD4B" w:rsidR="00770D5F" w:rsidRPr="00295394" w:rsidRDefault="00217986" w:rsidP="002D6215">
      <w:pPr>
        <w:pStyle w:val="Heading2"/>
        <w:numPr>
          <w:ilvl w:val="1"/>
          <w:numId w:val="27"/>
        </w:numPr>
        <w:rPr>
          <w:noProof/>
        </w:rPr>
      </w:pPr>
      <w:r w:rsidRPr="00295394">
        <w:rPr>
          <w:noProof/>
        </w:rPr>
        <w:t>Rancangan program aplikasi dapat berupa UML atau storyboard atau topologi jaringan</w:t>
      </w:r>
      <w:r w:rsidR="7D9A3193" w:rsidRPr="00295394">
        <w:rPr>
          <w:noProof/>
        </w:rPr>
        <w:t>.</w:t>
      </w:r>
    </w:p>
    <w:p w14:paraId="0D86E193" w14:textId="49C9B1F0" w:rsidR="00770D5F" w:rsidRPr="00295394" w:rsidRDefault="002F5EB5">
      <w:pPr>
        <w:keepNext/>
        <w:pBdr>
          <w:top w:val="nil"/>
          <w:left w:val="nil"/>
          <w:bottom w:val="nil"/>
          <w:right w:val="nil"/>
          <w:between w:val="nil"/>
        </w:pBdr>
        <w:spacing w:line="360" w:lineRule="auto"/>
        <w:ind w:left="540"/>
        <w:jc w:val="both"/>
        <w:rPr>
          <w:noProof/>
          <w:color w:val="000000"/>
          <w:lang w:val="id-ID"/>
        </w:rPr>
      </w:pPr>
      <w:r w:rsidRPr="00295394">
        <w:rPr>
          <w:b/>
          <w:noProof/>
          <w:color w:val="000000"/>
          <w:lang w:val="id-ID"/>
        </w:rPr>
        <w:t xml:space="preserve"> </w:t>
      </w:r>
      <w:r w:rsidR="004172D5" w:rsidRPr="00295394">
        <w:rPr>
          <w:b/>
          <w:noProof/>
          <w:color w:val="000000"/>
          <w:lang w:val="id-ID"/>
        </w:rPr>
        <w:t xml:space="preserve">          </w:t>
      </w:r>
      <w:r w:rsidR="000171C2" w:rsidRPr="00295394">
        <w:rPr>
          <w:noProof/>
          <w:lang w:val="id-ID"/>
        </w:rPr>
        <w:drawing>
          <wp:inline distT="0" distB="0" distL="0" distR="0" wp14:anchorId="543CFF20" wp14:editId="2261D3DF">
            <wp:extent cx="4523853" cy="4419600"/>
            <wp:effectExtent l="0" t="0" r="0" b="0"/>
            <wp:docPr id="426446267" name="Picture 42644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2682" cy="4428226"/>
                    </a:xfrm>
                    <a:prstGeom prst="rect">
                      <a:avLst/>
                    </a:prstGeom>
                    <a:noFill/>
                    <a:ln>
                      <a:noFill/>
                    </a:ln>
                  </pic:spPr>
                </pic:pic>
              </a:graphicData>
            </a:graphic>
          </wp:inline>
        </w:drawing>
      </w:r>
    </w:p>
    <w:p w14:paraId="76CB910F" w14:textId="3A197318" w:rsidR="73D888C1" w:rsidRDefault="00217986" w:rsidP="00F12F93">
      <w:pPr>
        <w:pBdr>
          <w:top w:val="nil"/>
          <w:left w:val="nil"/>
          <w:bottom w:val="nil"/>
          <w:right w:val="nil"/>
          <w:between w:val="nil"/>
        </w:pBdr>
        <w:spacing w:after="200"/>
        <w:jc w:val="center"/>
        <w:rPr>
          <w:i/>
          <w:noProof/>
          <w:color w:val="44546A"/>
          <w:sz w:val="20"/>
          <w:szCs w:val="20"/>
          <w:lang w:val="id-ID"/>
        </w:rPr>
      </w:pPr>
      <w:r w:rsidRPr="00295394">
        <w:rPr>
          <w:i/>
          <w:noProof/>
          <w:color w:val="44546A"/>
          <w:sz w:val="20"/>
          <w:szCs w:val="20"/>
          <w:lang w:val="id-ID"/>
        </w:rPr>
        <w:t xml:space="preserve">Gambar </w:t>
      </w:r>
      <w:r w:rsidR="00D66FF1">
        <w:rPr>
          <w:i/>
          <w:noProof/>
          <w:color w:val="44546A"/>
          <w:sz w:val="20"/>
          <w:szCs w:val="20"/>
          <w:lang w:val="id-ID"/>
        </w:rPr>
        <w:t>8</w:t>
      </w:r>
      <w:r w:rsidRPr="00295394">
        <w:rPr>
          <w:i/>
          <w:noProof/>
          <w:color w:val="44546A"/>
          <w:sz w:val="20"/>
          <w:szCs w:val="20"/>
          <w:lang w:val="id-ID"/>
        </w:rPr>
        <w:t xml:space="preserve">, UML </w:t>
      </w:r>
      <w:r w:rsidR="00C24AE0" w:rsidRPr="00295394">
        <w:rPr>
          <w:i/>
          <w:noProof/>
          <w:color w:val="44546A"/>
          <w:sz w:val="20"/>
          <w:szCs w:val="20"/>
          <w:lang w:val="id-ID"/>
        </w:rPr>
        <w:t>Sekuensi</w:t>
      </w:r>
      <w:r w:rsidRPr="00295394">
        <w:rPr>
          <w:i/>
          <w:noProof/>
          <w:color w:val="44546A"/>
          <w:sz w:val="20"/>
          <w:szCs w:val="20"/>
          <w:lang w:val="id-ID"/>
        </w:rPr>
        <w:t xml:space="preserve"> </w:t>
      </w:r>
      <w:r w:rsidR="3F034E0C" w:rsidRPr="00295394">
        <w:rPr>
          <w:i/>
          <w:noProof/>
          <w:color w:val="44546A"/>
          <w:sz w:val="20"/>
          <w:szCs w:val="20"/>
          <w:lang w:val="id-ID"/>
        </w:rPr>
        <w:t>Diagram</w:t>
      </w:r>
    </w:p>
    <w:p w14:paraId="10C1DB7E" w14:textId="77777777" w:rsidR="007028E8" w:rsidRPr="00295394" w:rsidRDefault="007028E8" w:rsidP="00F12F93">
      <w:pPr>
        <w:pBdr>
          <w:top w:val="nil"/>
          <w:left w:val="nil"/>
          <w:bottom w:val="nil"/>
          <w:right w:val="nil"/>
          <w:between w:val="nil"/>
        </w:pBdr>
        <w:spacing w:after="200"/>
        <w:jc w:val="center"/>
        <w:rPr>
          <w:b/>
          <w:i/>
          <w:noProof/>
          <w:color w:val="000000"/>
          <w:lang w:val="id-ID"/>
        </w:rPr>
      </w:pPr>
    </w:p>
    <w:p w14:paraId="48F3838A" w14:textId="77777777" w:rsidR="00F12F93" w:rsidRPr="00295394" w:rsidRDefault="006B2DB1" w:rsidP="006B2DB1">
      <w:pPr>
        <w:shd w:val="clear" w:color="auto" w:fill="FDFDFD"/>
        <w:spacing w:line="360" w:lineRule="auto"/>
        <w:ind w:left="1560"/>
        <w:jc w:val="both"/>
        <w:rPr>
          <w:noProof/>
          <w:lang w:val="id-ID"/>
        </w:rPr>
      </w:pPr>
      <w:r w:rsidRPr="00295394">
        <w:rPr>
          <w:noProof/>
          <w:lang w:val="id-ID"/>
        </w:rPr>
        <w:lastRenderedPageBreak/>
        <w:t xml:space="preserve">Diagram Urutan UML untuk sistem penyortiran tomat robot menggambarkan komunikasi dan alur kerja antara modul visi, YOLOv8, Sistem Operasi Robot (ROS), dan lengan robot Dobot Magician. Diagram menangkap urutan operasi dari pengambilan gambar awal hingga pelaksanaan tugas pick-and-place oleh robot. Penjelasan Detil YOLOv8 Pengolahan: Prosesnya dimulai dengan modul visi yang menangkap gambar tomat. Gambar ini kemudian diteruskan ke YOLOv8, model pembelajaran mesin yang memproses gambar untuk mendeteksi tomat. Setelah deteksi berhasil, YOLOv8 mengeluarkan "data deteksi," yang mencakup koordinat tomat di dalam gambar, klasifikasinya (misalnya, matang, mentah), skor kepercayaan deteksi, dan atribut lain seperti ukuran, warna, atau bentuk. Komunikasi ke ROS: Data deteksi ini dikirim ke ROS, yang bertindak sebagai platform perantara yang dapat mengontrol Dobot Magician. ROS menafsirkan data deteksi untuk memahami apa yang telah diidentifikasi oleh YOLOv8. Pemrosesan ROS: ROS mengubah data deteksi menjadi serangkaian instruksi atau perintah khusus untuk lengan robot. Perintah-perintah ini termasuk koordinat target untuk lengan robot untuk mencapai tomat yang terdeteksi, kecepatan di mana lengan harus bergerak, dan urutan gerakan yang diperlukan untuk memetik dan menempatkan tomat. Eksekusi Pesulap Dobot: Dobot Magician menerima perintah dari ROS dan menjalankan tugas pick-and-place. </w:t>
      </w:r>
    </w:p>
    <w:p w14:paraId="6F3CE070" w14:textId="0D7B297E" w:rsidR="00F12F93" w:rsidRPr="00295394" w:rsidRDefault="006B2DB1" w:rsidP="006B2DB1">
      <w:pPr>
        <w:shd w:val="clear" w:color="auto" w:fill="FDFDFD"/>
        <w:spacing w:line="360" w:lineRule="auto"/>
        <w:ind w:left="1560"/>
        <w:jc w:val="both"/>
        <w:rPr>
          <w:noProof/>
          <w:lang w:val="id-ID"/>
        </w:rPr>
      </w:pPr>
      <w:r w:rsidRPr="00295394">
        <w:rPr>
          <w:noProof/>
          <w:lang w:val="id-ID"/>
        </w:rPr>
        <w:t xml:space="preserve">Ia pindah ke lokasi tomat, mengambilnya, dan menempatkannya di tempat sampah yang ditentukan. Loop Umpan Balik Dari ROS ke Dobot Magician: ROS mengirimkan perintah kepada Dobot Magician untuk mengontrol gerakannya. Dari Dobot Magician ke ROS: Dobot Magician mengirimkan kembali pembaruan status ke ROS. Pembaruan ini menginformasikan ROS apakah perintah telah berhasil dijalankan atau jika ada masalah atau kesalahan yang perlu diperhatikan. </w:t>
      </w:r>
    </w:p>
    <w:p w14:paraId="38A234D5" w14:textId="552E609A" w:rsidR="006B2DB1" w:rsidRPr="00295394" w:rsidRDefault="006B2DB1" w:rsidP="006B2DB1">
      <w:pPr>
        <w:shd w:val="clear" w:color="auto" w:fill="FDFDFD"/>
        <w:spacing w:line="360" w:lineRule="auto"/>
        <w:ind w:left="1560"/>
        <w:jc w:val="both"/>
        <w:rPr>
          <w:noProof/>
          <w:lang w:val="id-ID"/>
        </w:rPr>
      </w:pPr>
      <w:r w:rsidRPr="00295394">
        <w:rPr>
          <w:noProof/>
          <w:lang w:val="id-ID"/>
        </w:rPr>
        <w:lastRenderedPageBreak/>
        <w:t>Umpan balik ini sangat penting untuk pemantauan keseluruhan, penanganan kesalahan, dan memastikan kelangsungan operasi penyortiran. Diagram Urutan UML menunjukkan sistem loop tertutup di mana deteksi oleh YOLOv8 dan modul visi memulai urutan komunikasi dan tindakan yang menghasilkan penyortiran tomat. Umpan balik dari Dobot Magician ke ROS memastikan bahwa sistem mengetahui status operasi dan dapat membuat penyesuaian waktu nyata seperlunya. Pola interaksi ini sangat penting untuk menciptakan proses penyortiran tomat yang otomatis dan efisien.</w:t>
      </w:r>
    </w:p>
    <w:p w14:paraId="58DA5512" w14:textId="34FE992E" w:rsidR="00A058DF" w:rsidRPr="00295394" w:rsidRDefault="00A058DF">
      <w:pPr>
        <w:rPr>
          <w:b/>
          <w:bCs/>
          <w:noProof/>
          <w:lang w:val="id-ID"/>
        </w:rPr>
      </w:pPr>
    </w:p>
    <w:p w14:paraId="71D49212" w14:textId="797C1D43" w:rsidR="00770D5F" w:rsidRPr="00295394" w:rsidRDefault="009F1238" w:rsidP="009F1238">
      <w:pPr>
        <w:pBdr>
          <w:top w:val="nil"/>
          <w:left w:val="nil"/>
          <w:bottom w:val="nil"/>
          <w:right w:val="nil"/>
          <w:between w:val="nil"/>
        </w:pBdr>
        <w:spacing w:line="360" w:lineRule="auto"/>
        <w:jc w:val="both"/>
        <w:rPr>
          <w:b/>
          <w:bCs/>
          <w:noProof/>
          <w:color w:val="000000"/>
          <w:lang w:val="id-ID"/>
        </w:rPr>
      </w:pPr>
      <w:r w:rsidRPr="00295394">
        <w:rPr>
          <w:b/>
          <w:bCs/>
          <w:noProof/>
          <w:color w:val="000000"/>
          <w:lang w:val="id-ID"/>
        </w:rPr>
        <w:t>`</w:t>
      </w:r>
      <w:r w:rsidR="009F3467" w:rsidRPr="00295394">
        <w:rPr>
          <w:b/>
          <w:bCs/>
          <w:noProof/>
          <w:color w:val="000000"/>
          <w:lang w:val="id-ID"/>
        </w:rPr>
        <w:t>D</w:t>
      </w:r>
      <w:r w:rsidRPr="00295394">
        <w:rPr>
          <w:b/>
          <w:bCs/>
          <w:noProof/>
          <w:color w:val="000000"/>
          <w:lang w:val="id-ID"/>
        </w:rPr>
        <w:t xml:space="preserve">. </w:t>
      </w:r>
      <w:r w:rsidR="00EB797F" w:rsidRPr="00295394">
        <w:rPr>
          <w:b/>
          <w:bCs/>
          <w:noProof/>
          <w:color w:val="000000"/>
          <w:lang w:val="id-ID"/>
        </w:rPr>
        <w:t xml:space="preserve">    </w:t>
      </w:r>
      <w:r w:rsidR="00217986" w:rsidRPr="00295394">
        <w:rPr>
          <w:b/>
          <w:bCs/>
          <w:noProof/>
          <w:color w:val="000000"/>
          <w:lang w:val="id-ID"/>
        </w:rPr>
        <w:t>JADWAL PELAKSANAAN</w:t>
      </w:r>
    </w:p>
    <w:p w14:paraId="2B939072" w14:textId="293A09B5" w:rsidR="009B3F20" w:rsidRPr="00295394" w:rsidRDefault="002E263E" w:rsidP="002E263E">
      <w:pPr>
        <w:pBdr>
          <w:top w:val="nil"/>
          <w:left w:val="nil"/>
          <w:bottom w:val="nil"/>
          <w:right w:val="nil"/>
          <w:between w:val="nil"/>
        </w:pBdr>
        <w:spacing w:line="360" w:lineRule="auto"/>
        <w:ind w:left="1080"/>
        <w:jc w:val="both"/>
        <w:rPr>
          <w:noProof/>
          <w:color w:val="000000"/>
          <w:sz w:val="20"/>
          <w:szCs w:val="20"/>
          <w:lang w:val="id-ID"/>
        </w:rPr>
      </w:pPr>
      <w:r w:rsidRPr="00295394">
        <w:rPr>
          <w:noProof/>
          <w:color w:val="000000"/>
          <w:sz w:val="20"/>
          <w:szCs w:val="20"/>
          <w:lang w:val="id-ID"/>
        </w:rPr>
        <w:t>Tabel 1. Jadwal Pelaksanaan Kegiatan</w:t>
      </w:r>
    </w:p>
    <w:p w14:paraId="4BB08ABA" w14:textId="1B652085" w:rsidR="00F81615" w:rsidRPr="00295394" w:rsidRDefault="009B3F20" w:rsidP="00F81615">
      <w:pPr>
        <w:pBdr>
          <w:top w:val="nil"/>
          <w:left w:val="nil"/>
          <w:bottom w:val="nil"/>
          <w:right w:val="nil"/>
          <w:between w:val="nil"/>
        </w:pBdr>
        <w:spacing w:line="360" w:lineRule="auto"/>
        <w:ind w:left="1080"/>
        <w:jc w:val="both"/>
        <w:rPr>
          <w:noProof/>
          <w:color w:val="000000"/>
          <w:lang w:val="id-ID"/>
        </w:rPr>
      </w:pPr>
      <w:r w:rsidRPr="00295394">
        <w:rPr>
          <w:noProof/>
          <w:lang w:val="id-ID"/>
        </w:rPr>
        <w:drawing>
          <wp:inline distT="0" distB="0" distL="0" distR="0" wp14:anchorId="51791711" wp14:editId="2B06E8F4">
            <wp:extent cx="4373880" cy="2491740"/>
            <wp:effectExtent l="0" t="0" r="7620" b="3810"/>
            <wp:docPr id="219719839" name="Picture 21971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2491740"/>
                    </a:xfrm>
                    <a:prstGeom prst="rect">
                      <a:avLst/>
                    </a:prstGeom>
                    <a:noFill/>
                    <a:ln>
                      <a:noFill/>
                    </a:ln>
                  </pic:spPr>
                </pic:pic>
              </a:graphicData>
            </a:graphic>
          </wp:inline>
        </w:drawing>
      </w:r>
    </w:p>
    <w:p w14:paraId="02F4B028" w14:textId="2EF602EF" w:rsidR="00770D5F" w:rsidRPr="00295394" w:rsidRDefault="00217986" w:rsidP="009F1238">
      <w:pPr>
        <w:pBdr>
          <w:top w:val="nil"/>
          <w:left w:val="nil"/>
          <w:bottom w:val="nil"/>
          <w:right w:val="nil"/>
          <w:between w:val="nil"/>
        </w:pBdr>
        <w:spacing w:line="360" w:lineRule="auto"/>
        <w:ind w:left="1080"/>
        <w:jc w:val="both"/>
        <w:rPr>
          <w:noProof/>
          <w:color w:val="000000" w:themeColor="text1"/>
          <w:lang w:val="id-ID"/>
        </w:rPr>
      </w:pPr>
      <w:r w:rsidRPr="00295394">
        <w:rPr>
          <w:noProof/>
          <w:color w:val="000000" w:themeColor="text1"/>
          <w:lang w:val="id-ID"/>
        </w:rPr>
        <w:t>Penelitian ini diestimasi dapat diselesaikan dalam periode enam bulan, dimulai pada  bulan ke-1 hingga bulan ke-</w:t>
      </w:r>
      <w:r w:rsidR="009B3F20" w:rsidRPr="00295394">
        <w:rPr>
          <w:noProof/>
          <w:color w:val="000000" w:themeColor="text1"/>
          <w:lang w:val="id-ID"/>
        </w:rPr>
        <w:t>6</w:t>
      </w:r>
      <w:r w:rsidRPr="00295394">
        <w:rPr>
          <w:noProof/>
          <w:color w:val="000000" w:themeColor="text1"/>
          <w:lang w:val="id-ID"/>
        </w:rPr>
        <w:t xml:space="preserve"> periode, </w:t>
      </w:r>
      <w:r w:rsidR="009B3F20" w:rsidRPr="00295394">
        <w:rPr>
          <w:noProof/>
          <w:color w:val="000000" w:themeColor="text1"/>
          <w:lang w:val="id-ID"/>
        </w:rPr>
        <w:t>Januari</w:t>
      </w:r>
      <w:r w:rsidR="3F034E0C" w:rsidRPr="00295394">
        <w:rPr>
          <w:noProof/>
          <w:color w:val="000000" w:themeColor="text1"/>
          <w:lang w:val="id-ID"/>
        </w:rPr>
        <w:t xml:space="preserve"> 2024 </w:t>
      </w:r>
      <w:r w:rsidRPr="00295394">
        <w:rPr>
          <w:noProof/>
          <w:color w:val="000000" w:themeColor="text1"/>
          <w:lang w:val="id-ID"/>
        </w:rPr>
        <w:t xml:space="preserve">sampai dengan </w:t>
      </w:r>
      <w:r w:rsidR="5A5C4BBB" w:rsidRPr="00295394">
        <w:rPr>
          <w:noProof/>
          <w:color w:val="000000" w:themeColor="text1"/>
          <w:lang w:val="id-ID"/>
        </w:rPr>
        <w:t>Juni</w:t>
      </w:r>
      <w:r w:rsidRPr="00295394">
        <w:rPr>
          <w:noProof/>
          <w:color w:val="000000" w:themeColor="text1"/>
          <w:lang w:val="id-ID"/>
        </w:rPr>
        <w:t xml:space="preserve"> 2024</w:t>
      </w:r>
      <w:r w:rsidR="3F034E0C" w:rsidRPr="00295394">
        <w:rPr>
          <w:noProof/>
          <w:color w:val="000000" w:themeColor="text1"/>
          <w:lang w:val="id-ID"/>
        </w:rPr>
        <w:t>.</w:t>
      </w:r>
      <w:r w:rsidRPr="00295394">
        <w:rPr>
          <w:noProof/>
          <w:color w:val="000000" w:themeColor="text1"/>
          <w:lang w:val="id-ID"/>
        </w:rPr>
        <w:t xml:space="preserve"> </w:t>
      </w:r>
    </w:p>
    <w:p w14:paraId="2511B8ED" w14:textId="77777777" w:rsidR="002E263E" w:rsidRPr="00295394" w:rsidRDefault="002E263E" w:rsidP="009B3F20">
      <w:pPr>
        <w:pBdr>
          <w:top w:val="nil"/>
          <w:left w:val="nil"/>
          <w:bottom w:val="nil"/>
          <w:right w:val="nil"/>
          <w:between w:val="nil"/>
        </w:pBdr>
        <w:ind w:left="1080"/>
        <w:jc w:val="both"/>
        <w:rPr>
          <w:noProof/>
          <w:color w:val="000000" w:themeColor="text1"/>
          <w:lang w:val="id-ID"/>
        </w:rPr>
      </w:pPr>
    </w:p>
    <w:p w14:paraId="1D1EFA3B" w14:textId="77777777" w:rsidR="002E263E" w:rsidRPr="00295394" w:rsidRDefault="002E263E" w:rsidP="003C21AC">
      <w:pPr>
        <w:rPr>
          <w:noProof/>
          <w:lang w:val="id-ID"/>
        </w:rPr>
      </w:pPr>
    </w:p>
    <w:p w14:paraId="55353A22" w14:textId="62CC3DB0" w:rsidR="00770D5F" w:rsidRPr="00295394" w:rsidRDefault="009F1238" w:rsidP="009F1238">
      <w:pPr>
        <w:rPr>
          <w:b/>
          <w:bCs/>
          <w:noProof/>
          <w:color w:val="000000"/>
          <w:lang w:val="id-ID"/>
        </w:rPr>
      </w:pPr>
      <w:r w:rsidRPr="00295394">
        <w:rPr>
          <w:b/>
          <w:bCs/>
          <w:noProof/>
          <w:color w:val="000000"/>
          <w:lang w:val="id-ID"/>
        </w:rPr>
        <w:t xml:space="preserve">   </w:t>
      </w:r>
      <w:r w:rsidR="009F3467" w:rsidRPr="00295394">
        <w:rPr>
          <w:b/>
          <w:bCs/>
          <w:noProof/>
          <w:color w:val="000000"/>
          <w:lang w:val="id-ID"/>
        </w:rPr>
        <w:t>E</w:t>
      </w:r>
      <w:r w:rsidRPr="00295394">
        <w:rPr>
          <w:b/>
          <w:bCs/>
          <w:noProof/>
          <w:color w:val="000000"/>
          <w:lang w:val="id-ID"/>
        </w:rPr>
        <w:t xml:space="preserve">. </w:t>
      </w:r>
      <w:r w:rsidR="00EB797F" w:rsidRPr="00295394">
        <w:rPr>
          <w:b/>
          <w:bCs/>
          <w:noProof/>
          <w:color w:val="000000"/>
          <w:lang w:val="id-ID"/>
        </w:rPr>
        <w:t xml:space="preserve">    </w:t>
      </w:r>
      <w:r w:rsidR="00217986" w:rsidRPr="00295394">
        <w:rPr>
          <w:b/>
          <w:bCs/>
          <w:noProof/>
          <w:color w:val="000000"/>
          <w:lang w:val="id-ID"/>
        </w:rPr>
        <w:t>RANCANGAN ANGGARAN BIAYA</w:t>
      </w:r>
    </w:p>
    <w:p w14:paraId="0E6D0F0B" w14:textId="77777777" w:rsidR="003C21AC" w:rsidRPr="00295394" w:rsidRDefault="003C21AC" w:rsidP="003C21AC">
      <w:pPr>
        <w:rPr>
          <w:noProof/>
          <w:color w:val="000000"/>
          <w:lang w:val="id-ID"/>
        </w:rPr>
      </w:pPr>
    </w:p>
    <w:p w14:paraId="1ACE9DA8" w14:textId="281EEFE1" w:rsidR="003C21AC" w:rsidRPr="00295394" w:rsidRDefault="00217986" w:rsidP="00CD06F8">
      <w:pPr>
        <w:pBdr>
          <w:top w:val="nil"/>
          <w:left w:val="nil"/>
          <w:bottom w:val="nil"/>
          <w:right w:val="nil"/>
          <w:between w:val="nil"/>
        </w:pBdr>
        <w:spacing w:line="360" w:lineRule="auto"/>
        <w:ind w:left="1080"/>
        <w:jc w:val="both"/>
        <w:rPr>
          <w:noProof/>
          <w:color w:val="000000" w:themeColor="text1"/>
          <w:lang w:val="id-ID"/>
        </w:rPr>
      </w:pPr>
      <w:r w:rsidRPr="00295394">
        <w:rPr>
          <w:noProof/>
          <w:color w:val="000000" w:themeColor="text1"/>
          <w:lang w:val="id-ID"/>
        </w:rPr>
        <w:t xml:space="preserve">Penelitian ini memerlukan perangkat keras dan perangkat lunak khusus untuk    pengembangan sistem </w:t>
      </w:r>
      <w:r w:rsidRPr="00295394">
        <w:rPr>
          <w:i/>
          <w:noProof/>
          <w:color w:val="000000" w:themeColor="text1"/>
          <w:lang w:val="id-ID"/>
        </w:rPr>
        <w:t>Machine Vision</w:t>
      </w:r>
      <w:r w:rsidRPr="00295394">
        <w:rPr>
          <w:noProof/>
          <w:color w:val="000000" w:themeColor="text1"/>
          <w:lang w:val="id-ID"/>
        </w:rPr>
        <w:t xml:space="preserve">. Dukungan teknis dari </w:t>
      </w:r>
      <w:r w:rsidR="2EBF1A76" w:rsidRPr="00295394">
        <w:rPr>
          <w:noProof/>
          <w:color w:val="000000" w:themeColor="text1"/>
          <w:lang w:val="id-ID"/>
        </w:rPr>
        <w:t>meminjam peralatan</w:t>
      </w:r>
      <w:r w:rsidRPr="00295394">
        <w:rPr>
          <w:noProof/>
          <w:color w:val="000000" w:themeColor="text1"/>
          <w:lang w:val="id-ID"/>
        </w:rPr>
        <w:t xml:space="preserve"> </w:t>
      </w:r>
      <w:r w:rsidR="44212F99" w:rsidRPr="00295394">
        <w:rPr>
          <w:noProof/>
          <w:color w:val="000000" w:themeColor="text1"/>
          <w:lang w:val="id-ID"/>
        </w:rPr>
        <w:t>dari kampus</w:t>
      </w:r>
      <w:r w:rsidR="44212F99" w:rsidRPr="00295394">
        <w:rPr>
          <w:noProof/>
          <w:color w:val="FF0000"/>
          <w:lang w:val="id-ID"/>
        </w:rPr>
        <w:t xml:space="preserve"> </w:t>
      </w:r>
      <w:r w:rsidR="44212F99" w:rsidRPr="00295394">
        <w:rPr>
          <w:noProof/>
          <w:lang w:val="id-ID"/>
        </w:rPr>
        <w:t>sangat</w:t>
      </w:r>
      <w:r w:rsidR="44212F99" w:rsidRPr="00295394">
        <w:rPr>
          <w:noProof/>
          <w:color w:val="FF0000"/>
          <w:lang w:val="id-ID"/>
        </w:rPr>
        <w:t xml:space="preserve"> </w:t>
      </w:r>
      <w:r w:rsidRPr="00295394">
        <w:rPr>
          <w:noProof/>
          <w:color w:val="000000" w:themeColor="text1"/>
          <w:lang w:val="id-ID"/>
        </w:rPr>
        <w:t>  diharapkan. Rencana Anggaran Biaya penelitian ini adalah sebagai   berikut : </w:t>
      </w:r>
    </w:p>
    <w:p w14:paraId="703ADD91" w14:textId="264756D9" w:rsidR="00770D5F" w:rsidRDefault="00FA2861" w:rsidP="00866B11">
      <w:pPr>
        <w:rPr>
          <w:noProof/>
          <w:color w:val="000000"/>
          <w:sz w:val="20"/>
          <w:szCs w:val="20"/>
          <w:lang w:val="id-ID"/>
        </w:rPr>
      </w:pPr>
      <w:r w:rsidRPr="00295394">
        <w:rPr>
          <w:noProof/>
          <w:color w:val="000000" w:themeColor="text1"/>
          <w:lang w:val="id-ID"/>
        </w:rPr>
        <w:br w:type="page"/>
      </w:r>
      <w:r w:rsidR="009F1238" w:rsidRPr="00295394">
        <w:rPr>
          <w:noProof/>
          <w:color w:val="000000"/>
          <w:lang w:val="id-ID"/>
        </w:rPr>
        <w:lastRenderedPageBreak/>
        <w:t xml:space="preserve">      </w:t>
      </w:r>
      <w:r w:rsidR="008139F0" w:rsidRPr="00295394">
        <w:rPr>
          <w:noProof/>
          <w:color w:val="000000"/>
          <w:sz w:val="20"/>
          <w:szCs w:val="20"/>
          <w:lang w:val="id-ID"/>
        </w:rPr>
        <w:t>Tabel</w:t>
      </w:r>
      <w:r w:rsidR="002E263E" w:rsidRPr="00295394">
        <w:rPr>
          <w:noProof/>
          <w:color w:val="000000"/>
          <w:sz w:val="20"/>
          <w:szCs w:val="20"/>
          <w:lang w:val="id-ID"/>
        </w:rPr>
        <w:t>-2</w:t>
      </w:r>
      <w:r w:rsidR="008139F0" w:rsidRPr="00295394">
        <w:rPr>
          <w:noProof/>
          <w:color w:val="000000"/>
          <w:sz w:val="20"/>
          <w:szCs w:val="20"/>
          <w:lang w:val="id-ID"/>
        </w:rPr>
        <w:t xml:space="preserve"> Anggaran Biaya </w:t>
      </w:r>
    </w:p>
    <w:p w14:paraId="1616BA6F" w14:textId="77777777" w:rsidR="0007654A" w:rsidRPr="00295394" w:rsidRDefault="0007654A" w:rsidP="00866B11">
      <w:pPr>
        <w:rPr>
          <w:b/>
          <w:noProof/>
          <w:color w:val="000000"/>
          <w:sz w:val="20"/>
          <w:szCs w:val="20"/>
          <w:lang w:val="id-ID"/>
        </w:rPr>
      </w:pPr>
    </w:p>
    <w:tbl>
      <w:tblPr>
        <w:tblW w:w="7229" w:type="dxa"/>
        <w:tblInd w:w="704" w:type="dxa"/>
        <w:tblLook w:val="04A0" w:firstRow="1" w:lastRow="0" w:firstColumn="1" w:lastColumn="0" w:noHBand="0" w:noVBand="1"/>
      </w:tblPr>
      <w:tblGrid>
        <w:gridCol w:w="2276"/>
        <w:gridCol w:w="670"/>
        <w:gridCol w:w="2299"/>
        <w:gridCol w:w="1984"/>
      </w:tblGrid>
      <w:tr w:rsidR="00CD06F8" w:rsidRPr="00295394" w14:paraId="58E782C3" w14:textId="77777777" w:rsidTr="00866B11">
        <w:trPr>
          <w:trHeight w:val="312"/>
        </w:trPr>
        <w:tc>
          <w:tcPr>
            <w:tcW w:w="2276"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678BF026" w14:textId="77777777" w:rsidR="00CD06F8" w:rsidRPr="00295394" w:rsidRDefault="00CD06F8">
            <w:pPr>
              <w:jc w:val="center"/>
              <w:rPr>
                <w:b/>
                <w:bCs/>
                <w:noProof/>
                <w:color w:val="000000"/>
                <w:lang w:val="id-ID"/>
              </w:rPr>
            </w:pPr>
            <w:r w:rsidRPr="00295394">
              <w:rPr>
                <w:b/>
                <w:bCs/>
                <w:noProof/>
                <w:color w:val="000000"/>
                <w:lang w:val="id-ID"/>
              </w:rPr>
              <w:t>Nama Barang</w:t>
            </w:r>
          </w:p>
        </w:tc>
        <w:tc>
          <w:tcPr>
            <w:tcW w:w="670" w:type="dxa"/>
            <w:tcBorders>
              <w:top w:val="single" w:sz="4" w:space="0" w:color="auto"/>
              <w:left w:val="nil"/>
              <w:bottom w:val="single" w:sz="4" w:space="0" w:color="auto"/>
              <w:right w:val="single" w:sz="4" w:space="0" w:color="auto"/>
            </w:tcBorders>
            <w:shd w:val="clear" w:color="000000" w:fill="8EA9DB"/>
            <w:noWrap/>
            <w:vAlign w:val="bottom"/>
            <w:hideMark/>
          </w:tcPr>
          <w:p w14:paraId="7E88BD83" w14:textId="77777777" w:rsidR="00CD06F8" w:rsidRPr="00295394" w:rsidRDefault="00CD06F8">
            <w:pPr>
              <w:jc w:val="center"/>
              <w:rPr>
                <w:b/>
                <w:bCs/>
                <w:noProof/>
                <w:color w:val="000000"/>
                <w:lang w:val="id-ID"/>
              </w:rPr>
            </w:pPr>
            <w:r w:rsidRPr="00295394">
              <w:rPr>
                <w:b/>
                <w:bCs/>
                <w:noProof/>
                <w:color w:val="000000"/>
                <w:lang w:val="id-ID"/>
              </w:rPr>
              <w:t>Unit</w:t>
            </w:r>
          </w:p>
        </w:tc>
        <w:tc>
          <w:tcPr>
            <w:tcW w:w="2299" w:type="dxa"/>
            <w:tcBorders>
              <w:top w:val="single" w:sz="4" w:space="0" w:color="auto"/>
              <w:left w:val="nil"/>
              <w:bottom w:val="single" w:sz="4" w:space="0" w:color="auto"/>
              <w:right w:val="single" w:sz="4" w:space="0" w:color="auto"/>
            </w:tcBorders>
            <w:shd w:val="clear" w:color="000000" w:fill="8EA9DB"/>
            <w:noWrap/>
            <w:vAlign w:val="bottom"/>
            <w:hideMark/>
          </w:tcPr>
          <w:p w14:paraId="5EDB5761" w14:textId="77777777" w:rsidR="00CD06F8" w:rsidRPr="00295394" w:rsidRDefault="00CD06F8">
            <w:pPr>
              <w:jc w:val="center"/>
              <w:rPr>
                <w:b/>
                <w:bCs/>
                <w:noProof/>
                <w:color w:val="000000"/>
                <w:lang w:val="id-ID"/>
              </w:rPr>
            </w:pPr>
            <w:r w:rsidRPr="00295394">
              <w:rPr>
                <w:b/>
                <w:bCs/>
                <w:noProof/>
                <w:color w:val="000000"/>
                <w:lang w:val="id-ID"/>
              </w:rPr>
              <w:t>Total Harga</w:t>
            </w:r>
          </w:p>
        </w:tc>
        <w:tc>
          <w:tcPr>
            <w:tcW w:w="1984" w:type="dxa"/>
            <w:tcBorders>
              <w:top w:val="single" w:sz="4" w:space="0" w:color="auto"/>
              <w:left w:val="nil"/>
              <w:bottom w:val="single" w:sz="4" w:space="0" w:color="auto"/>
              <w:right w:val="single" w:sz="4" w:space="0" w:color="auto"/>
            </w:tcBorders>
            <w:shd w:val="clear" w:color="000000" w:fill="8EA9DB"/>
            <w:noWrap/>
            <w:vAlign w:val="bottom"/>
            <w:hideMark/>
          </w:tcPr>
          <w:p w14:paraId="1FB409C5" w14:textId="77777777" w:rsidR="00CD06F8" w:rsidRPr="00295394" w:rsidRDefault="00CD06F8">
            <w:pPr>
              <w:jc w:val="center"/>
              <w:rPr>
                <w:b/>
                <w:bCs/>
                <w:noProof/>
                <w:color w:val="000000"/>
                <w:lang w:val="id-ID"/>
              </w:rPr>
            </w:pPr>
            <w:r w:rsidRPr="00295394">
              <w:rPr>
                <w:b/>
                <w:bCs/>
                <w:noProof/>
                <w:color w:val="000000"/>
                <w:lang w:val="id-ID"/>
              </w:rPr>
              <w:t>Keterangan</w:t>
            </w:r>
          </w:p>
        </w:tc>
      </w:tr>
      <w:tr w:rsidR="00CD06F8" w:rsidRPr="00295394" w14:paraId="73E31029" w14:textId="77777777" w:rsidTr="00866B11">
        <w:trPr>
          <w:trHeight w:val="312"/>
        </w:trPr>
        <w:tc>
          <w:tcPr>
            <w:tcW w:w="2276" w:type="dxa"/>
            <w:tcBorders>
              <w:top w:val="nil"/>
              <w:left w:val="single" w:sz="4" w:space="0" w:color="auto"/>
              <w:bottom w:val="single" w:sz="4" w:space="0" w:color="auto"/>
              <w:right w:val="single" w:sz="4" w:space="0" w:color="auto"/>
            </w:tcBorders>
            <w:shd w:val="clear" w:color="000000" w:fill="D9E1F2"/>
            <w:noWrap/>
            <w:vAlign w:val="bottom"/>
            <w:hideMark/>
          </w:tcPr>
          <w:p w14:paraId="44905585" w14:textId="77777777" w:rsidR="00CD06F8" w:rsidRPr="00295394" w:rsidRDefault="00CD06F8">
            <w:pPr>
              <w:rPr>
                <w:noProof/>
                <w:lang w:val="id-ID"/>
              </w:rPr>
            </w:pPr>
            <w:r w:rsidRPr="00295394">
              <w:rPr>
                <w:noProof/>
                <w:lang w:val="id-ID"/>
              </w:rPr>
              <w:t xml:space="preserve">Dobot Magician </w:t>
            </w:r>
          </w:p>
        </w:tc>
        <w:tc>
          <w:tcPr>
            <w:tcW w:w="670" w:type="dxa"/>
            <w:tcBorders>
              <w:top w:val="nil"/>
              <w:left w:val="nil"/>
              <w:bottom w:val="single" w:sz="4" w:space="0" w:color="auto"/>
              <w:right w:val="single" w:sz="4" w:space="0" w:color="auto"/>
            </w:tcBorders>
            <w:shd w:val="clear" w:color="000000" w:fill="D9E1F2"/>
            <w:noWrap/>
            <w:vAlign w:val="bottom"/>
            <w:hideMark/>
          </w:tcPr>
          <w:p w14:paraId="702DB19F" w14:textId="77777777" w:rsidR="00CD06F8" w:rsidRPr="00295394" w:rsidRDefault="00CD06F8">
            <w:pPr>
              <w:jc w:val="center"/>
              <w:rPr>
                <w:noProof/>
                <w:lang w:val="id-ID"/>
              </w:rPr>
            </w:pPr>
            <w:r w:rsidRPr="00295394">
              <w:rPr>
                <w:noProof/>
                <w:lang w:val="id-ID"/>
              </w:rPr>
              <w:t>1</w:t>
            </w:r>
          </w:p>
        </w:tc>
        <w:tc>
          <w:tcPr>
            <w:tcW w:w="2299" w:type="dxa"/>
            <w:tcBorders>
              <w:top w:val="nil"/>
              <w:left w:val="nil"/>
              <w:bottom w:val="single" w:sz="4" w:space="0" w:color="auto"/>
              <w:right w:val="single" w:sz="4" w:space="0" w:color="auto"/>
            </w:tcBorders>
            <w:shd w:val="clear" w:color="000000" w:fill="D9E1F2"/>
            <w:noWrap/>
            <w:vAlign w:val="bottom"/>
            <w:hideMark/>
          </w:tcPr>
          <w:p w14:paraId="24040697" w14:textId="77777777" w:rsidR="00CD06F8" w:rsidRPr="00295394" w:rsidRDefault="00CD06F8">
            <w:pPr>
              <w:rPr>
                <w:noProof/>
                <w:lang w:val="id-ID"/>
              </w:rPr>
            </w:pPr>
            <w:r w:rsidRPr="00295394">
              <w:rPr>
                <w:noProof/>
                <w:lang w:val="id-ID"/>
              </w:rPr>
              <w:t xml:space="preserve"> Rp 26.999.000 </w:t>
            </w:r>
          </w:p>
        </w:tc>
        <w:tc>
          <w:tcPr>
            <w:tcW w:w="1984" w:type="dxa"/>
            <w:tcBorders>
              <w:top w:val="nil"/>
              <w:left w:val="nil"/>
              <w:bottom w:val="single" w:sz="4" w:space="0" w:color="auto"/>
              <w:right w:val="single" w:sz="4" w:space="0" w:color="auto"/>
            </w:tcBorders>
            <w:shd w:val="clear" w:color="000000" w:fill="D9E1F2"/>
            <w:noWrap/>
            <w:vAlign w:val="bottom"/>
            <w:hideMark/>
          </w:tcPr>
          <w:p w14:paraId="497DA300" w14:textId="77777777" w:rsidR="00CD06F8" w:rsidRPr="00295394" w:rsidRDefault="00CD06F8">
            <w:pPr>
              <w:rPr>
                <w:noProof/>
                <w:color w:val="000000"/>
                <w:lang w:val="id-ID"/>
              </w:rPr>
            </w:pPr>
            <w:r w:rsidRPr="00295394">
              <w:rPr>
                <w:noProof/>
                <w:color w:val="000000"/>
                <w:lang w:val="id-ID"/>
              </w:rPr>
              <w:t xml:space="preserve">Meminjam </w:t>
            </w:r>
          </w:p>
        </w:tc>
      </w:tr>
      <w:tr w:rsidR="00CD06F8" w:rsidRPr="00295394" w14:paraId="67C66617" w14:textId="77777777" w:rsidTr="00866B11">
        <w:trPr>
          <w:trHeight w:val="312"/>
        </w:trPr>
        <w:tc>
          <w:tcPr>
            <w:tcW w:w="2276" w:type="dxa"/>
            <w:tcBorders>
              <w:top w:val="nil"/>
              <w:left w:val="single" w:sz="4" w:space="0" w:color="auto"/>
              <w:bottom w:val="single" w:sz="4" w:space="0" w:color="auto"/>
              <w:right w:val="single" w:sz="4" w:space="0" w:color="auto"/>
            </w:tcBorders>
            <w:shd w:val="clear" w:color="000000" w:fill="D9E1F2"/>
            <w:noWrap/>
            <w:vAlign w:val="bottom"/>
            <w:hideMark/>
          </w:tcPr>
          <w:p w14:paraId="68EFFAF0" w14:textId="0E5C5AF3" w:rsidR="00CD06F8" w:rsidRPr="00CE3777" w:rsidRDefault="00CE3777">
            <w:pPr>
              <w:rPr>
                <w:noProof/>
                <w:lang w:val="id-ID"/>
              </w:rPr>
            </w:pPr>
            <w:proofErr w:type="spellStart"/>
            <w:r w:rsidRPr="00DF4D88">
              <w:t>Arducam</w:t>
            </w:r>
            <w:proofErr w:type="spellEnd"/>
            <w:r w:rsidRPr="00CE3777">
              <w:rPr>
                <w:sz w:val="20"/>
                <w:szCs w:val="20"/>
              </w:rPr>
              <w:t xml:space="preserve"> </w:t>
            </w:r>
            <w:r w:rsidRPr="00DF4D88">
              <w:t>16MP IMX519</w:t>
            </w:r>
          </w:p>
        </w:tc>
        <w:tc>
          <w:tcPr>
            <w:tcW w:w="670" w:type="dxa"/>
            <w:tcBorders>
              <w:top w:val="nil"/>
              <w:left w:val="nil"/>
              <w:bottom w:val="single" w:sz="4" w:space="0" w:color="auto"/>
              <w:right w:val="single" w:sz="4" w:space="0" w:color="auto"/>
            </w:tcBorders>
            <w:shd w:val="clear" w:color="000000" w:fill="D9E1F2"/>
            <w:noWrap/>
            <w:vAlign w:val="bottom"/>
            <w:hideMark/>
          </w:tcPr>
          <w:p w14:paraId="597AC7BD" w14:textId="77777777" w:rsidR="00CD06F8" w:rsidRPr="00295394" w:rsidRDefault="00CD06F8">
            <w:pPr>
              <w:jc w:val="center"/>
              <w:rPr>
                <w:noProof/>
                <w:lang w:val="id-ID"/>
              </w:rPr>
            </w:pPr>
            <w:r w:rsidRPr="00295394">
              <w:rPr>
                <w:noProof/>
                <w:lang w:val="id-ID"/>
              </w:rPr>
              <w:t>1</w:t>
            </w:r>
          </w:p>
        </w:tc>
        <w:tc>
          <w:tcPr>
            <w:tcW w:w="2299" w:type="dxa"/>
            <w:tcBorders>
              <w:top w:val="nil"/>
              <w:left w:val="nil"/>
              <w:bottom w:val="single" w:sz="4" w:space="0" w:color="auto"/>
              <w:right w:val="single" w:sz="4" w:space="0" w:color="auto"/>
            </w:tcBorders>
            <w:shd w:val="clear" w:color="000000" w:fill="D9E1F2"/>
            <w:noWrap/>
            <w:vAlign w:val="bottom"/>
            <w:hideMark/>
          </w:tcPr>
          <w:p w14:paraId="564D95D8" w14:textId="117E9159" w:rsidR="00CD06F8" w:rsidRPr="00295394" w:rsidRDefault="00CD06F8">
            <w:pPr>
              <w:rPr>
                <w:noProof/>
                <w:lang w:val="id-ID"/>
              </w:rPr>
            </w:pPr>
            <w:r w:rsidRPr="00295394">
              <w:rPr>
                <w:noProof/>
                <w:lang w:val="id-ID"/>
              </w:rPr>
              <w:t xml:space="preserve"> Rp   </w:t>
            </w:r>
            <w:r w:rsidR="00EF55C1">
              <w:rPr>
                <w:noProof/>
                <w:lang w:val="id-ID"/>
              </w:rPr>
              <w:t xml:space="preserve">   </w:t>
            </w:r>
            <w:r w:rsidRPr="00295394">
              <w:rPr>
                <w:noProof/>
                <w:lang w:val="id-ID"/>
              </w:rPr>
              <w:t xml:space="preserve">553.000 </w:t>
            </w:r>
          </w:p>
        </w:tc>
        <w:tc>
          <w:tcPr>
            <w:tcW w:w="1984" w:type="dxa"/>
            <w:tcBorders>
              <w:top w:val="nil"/>
              <w:left w:val="nil"/>
              <w:bottom w:val="single" w:sz="4" w:space="0" w:color="auto"/>
              <w:right w:val="single" w:sz="4" w:space="0" w:color="auto"/>
            </w:tcBorders>
            <w:shd w:val="clear" w:color="000000" w:fill="D9E1F2"/>
            <w:noWrap/>
            <w:vAlign w:val="bottom"/>
            <w:hideMark/>
          </w:tcPr>
          <w:p w14:paraId="797A66CB" w14:textId="752A8360" w:rsidR="00CD06F8" w:rsidRPr="00295394" w:rsidRDefault="00CD06F8">
            <w:pPr>
              <w:rPr>
                <w:noProof/>
                <w:color w:val="000000"/>
                <w:lang w:val="id-ID"/>
              </w:rPr>
            </w:pPr>
            <w:r w:rsidRPr="00295394">
              <w:rPr>
                <w:noProof/>
                <w:color w:val="000000"/>
                <w:lang w:val="id-ID"/>
              </w:rPr>
              <w:t>Mem</w:t>
            </w:r>
            <w:r w:rsidR="00CE3777">
              <w:rPr>
                <w:noProof/>
                <w:color w:val="000000"/>
                <w:lang w:val="id-ID"/>
              </w:rPr>
              <w:t>beli</w:t>
            </w:r>
            <w:r w:rsidRPr="00295394">
              <w:rPr>
                <w:noProof/>
                <w:color w:val="000000"/>
                <w:lang w:val="id-ID"/>
              </w:rPr>
              <w:t xml:space="preserve"> </w:t>
            </w:r>
          </w:p>
        </w:tc>
      </w:tr>
      <w:tr w:rsidR="00CD06F8" w:rsidRPr="00295394" w14:paraId="633C9B5F" w14:textId="77777777" w:rsidTr="00866B11">
        <w:trPr>
          <w:trHeight w:val="312"/>
        </w:trPr>
        <w:tc>
          <w:tcPr>
            <w:tcW w:w="2276" w:type="dxa"/>
            <w:tcBorders>
              <w:top w:val="nil"/>
              <w:left w:val="single" w:sz="4" w:space="0" w:color="auto"/>
              <w:bottom w:val="single" w:sz="4" w:space="0" w:color="auto"/>
              <w:right w:val="single" w:sz="4" w:space="0" w:color="auto"/>
            </w:tcBorders>
            <w:shd w:val="clear" w:color="000000" w:fill="D9E1F2"/>
            <w:noWrap/>
            <w:vAlign w:val="bottom"/>
            <w:hideMark/>
          </w:tcPr>
          <w:p w14:paraId="4147735F" w14:textId="77777777" w:rsidR="00CD06F8" w:rsidRPr="00295394" w:rsidRDefault="00CD06F8">
            <w:pPr>
              <w:rPr>
                <w:noProof/>
                <w:lang w:val="id-ID"/>
              </w:rPr>
            </w:pPr>
            <w:r w:rsidRPr="00295394">
              <w:rPr>
                <w:noProof/>
                <w:lang w:val="id-ID"/>
              </w:rPr>
              <w:t>Almunium Profile 4040 50 CM</w:t>
            </w:r>
          </w:p>
        </w:tc>
        <w:tc>
          <w:tcPr>
            <w:tcW w:w="670" w:type="dxa"/>
            <w:tcBorders>
              <w:top w:val="nil"/>
              <w:left w:val="nil"/>
              <w:bottom w:val="single" w:sz="4" w:space="0" w:color="auto"/>
              <w:right w:val="single" w:sz="4" w:space="0" w:color="auto"/>
            </w:tcBorders>
            <w:shd w:val="clear" w:color="000000" w:fill="D9E1F2"/>
            <w:noWrap/>
            <w:vAlign w:val="bottom"/>
            <w:hideMark/>
          </w:tcPr>
          <w:p w14:paraId="6D21D661" w14:textId="77777777" w:rsidR="00CD06F8" w:rsidRPr="00295394" w:rsidRDefault="00CD06F8">
            <w:pPr>
              <w:jc w:val="center"/>
              <w:rPr>
                <w:noProof/>
                <w:lang w:val="id-ID"/>
              </w:rPr>
            </w:pPr>
            <w:r w:rsidRPr="00295394">
              <w:rPr>
                <w:noProof/>
                <w:lang w:val="id-ID"/>
              </w:rPr>
              <w:t>4</w:t>
            </w:r>
          </w:p>
        </w:tc>
        <w:tc>
          <w:tcPr>
            <w:tcW w:w="2299" w:type="dxa"/>
            <w:tcBorders>
              <w:top w:val="nil"/>
              <w:left w:val="nil"/>
              <w:bottom w:val="single" w:sz="4" w:space="0" w:color="auto"/>
              <w:right w:val="single" w:sz="4" w:space="0" w:color="auto"/>
            </w:tcBorders>
            <w:shd w:val="clear" w:color="000000" w:fill="D9E1F2"/>
            <w:noWrap/>
            <w:vAlign w:val="bottom"/>
            <w:hideMark/>
          </w:tcPr>
          <w:p w14:paraId="462A4365" w14:textId="77777777" w:rsidR="00CD06F8" w:rsidRPr="00295394" w:rsidRDefault="00CD06F8">
            <w:pPr>
              <w:rPr>
                <w:noProof/>
                <w:lang w:val="id-ID"/>
              </w:rPr>
            </w:pPr>
            <w:r w:rsidRPr="00295394">
              <w:rPr>
                <w:noProof/>
                <w:lang w:val="id-ID"/>
              </w:rPr>
              <w:t xml:space="preserve"> Rp      270.000 </w:t>
            </w:r>
          </w:p>
        </w:tc>
        <w:tc>
          <w:tcPr>
            <w:tcW w:w="1984" w:type="dxa"/>
            <w:tcBorders>
              <w:top w:val="nil"/>
              <w:left w:val="nil"/>
              <w:bottom w:val="single" w:sz="4" w:space="0" w:color="auto"/>
              <w:right w:val="single" w:sz="4" w:space="0" w:color="auto"/>
            </w:tcBorders>
            <w:shd w:val="clear" w:color="000000" w:fill="D9E1F2"/>
            <w:noWrap/>
            <w:vAlign w:val="bottom"/>
            <w:hideMark/>
          </w:tcPr>
          <w:p w14:paraId="5E6852C8" w14:textId="77777777" w:rsidR="00CD06F8" w:rsidRPr="00295394" w:rsidRDefault="00CD06F8">
            <w:pPr>
              <w:rPr>
                <w:noProof/>
                <w:color w:val="000000"/>
                <w:lang w:val="id-ID"/>
              </w:rPr>
            </w:pPr>
            <w:r w:rsidRPr="00295394">
              <w:rPr>
                <w:noProof/>
                <w:color w:val="000000"/>
                <w:lang w:val="id-ID"/>
              </w:rPr>
              <w:t>Membeli</w:t>
            </w:r>
          </w:p>
        </w:tc>
      </w:tr>
      <w:tr w:rsidR="00CD06F8" w:rsidRPr="00295394" w14:paraId="1EBA2EFC" w14:textId="77777777" w:rsidTr="00866B11">
        <w:trPr>
          <w:trHeight w:val="312"/>
        </w:trPr>
        <w:tc>
          <w:tcPr>
            <w:tcW w:w="2276" w:type="dxa"/>
            <w:tcBorders>
              <w:top w:val="nil"/>
              <w:left w:val="single" w:sz="4" w:space="0" w:color="auto"/>
              <w:bottom w:val="single" w:sz="4" w:space="0" w:color="auto"/>
              <w:right w:val="single" w:sz="4" w:space="0" w:color="auto"/>
            </w:tcBorders>
            <w:shd w:val="clear" w:color="000000" w:fill="D9E1F2"/>
            <w:noWrap/>
            <w:vAlign w:val="bottom"/>
            <w:hideMark/>
          </w:tcPr>
          <w:p w14:paraId="272167C0" w14:textId="77777777" w:rsidR="00CD06F8" w:rsidRPr="00295394" w:rsidRDefault="00CD06F8">
            <w:pPr>
              <w:rPr>
                <w:noProof/>
                <w:lang w:val="id-ID"/>
              </w:rPr>
            </w:pPr>
            <w:r w:rsidRPr="00295394">
              <w:rPr>
                <w:noProof/>
                <w:lang w:val="id-ID"/>
              </w:rPr>
              <w:t>Aluminium Bracket Siku 4040</w:t>
            </w:r>
          </w:p>
        </w:tc>
        <w:tc>
          <w:tcPr>
            <w:tcW w:w="670" w:type="dxa"/>
            <w:tcBorders>
              <w:top w:val="nil"/>
              <w:left w:val="nil"/>
              <w:bottom w:val="single" w:sz="4" w:space="0" w:color="auto"/>
              <w:right w:val="single" w:sz="4" w:space="0" w:color="auto"/>
            </w:tcBorders>
            <w:shd w:val="clear" w:color="000000" w:fill="D9E1F2"/>
            <w:noWrap/>
            <w:vAlign w:val="bottom"/>
            <w:hideMark/>
          </w:tcPr>
          <w:p w14:paraId="4795FB3B" w14:textId="77777777" w:rsidR="00CD06F8" w:rsidRPr="00295394" w:rsidRDefault="00CD06F8">
            <w:pPr>
              <w:jc w:val="center"/>
              <w:rPr>
                <w:noProof/>
                <w:lang w:val="id-ID"/>
              </w:rPr>
            </w:pPr>
            <w:r w:rsidRPr="00295394">
              <w:rPr>
                <w:noProof/>
                <w:lang w:val="id-ID"/>
              </w:rPr>
              <w:t>8</w:t>
            </w:r>
          </w:p>
        </w:tc>
        <w:tc>
          <w:tcPr>
            <w:tcW w:w="2299" w:type="dxa"/>
            <w:tcBorders>
              <w:top w:val="nil"/>
              <w:left w:val="nil"/>
              <w:bottom w:val="single" w:sz="4" w:space="0" w:color="auto"/>
              <w:right w:val="single" w:sz="4" w:space="0" w:color="auto"/>
            </w:tcBorders>
            <w:shd w:val="clear" w:color="000000" w:fill="D9E1F2"/>
            <w:noWrap/>
            <w:vAlign w:val="bottom"/>
            <w:hideMark/>
          </w:tcPr>
          <w:p w14:paraId="5FD3CF0A" w14:textId="77777777" w:rsidR="00CD06F8" w:rsidRPr="00295394" w:rsidRDefault="00CD06F8">
            <w:pPr>
              <w:rPr>
                <w:noProof/>
                <w:lang w:val="id-ID"/>
              </w:rPr>
            </w:pPr>
            <w:r w:rsidRPr="00295394">
              <w:rPr>
                <w:noProof/>
                <w:lang w:val="id-ID"/>
              </w:rPr>
              <w:t xml:space="preserve"> Rp        47.000 </w:t>
            </w:r>
          </w:p>
        </w:tc>
        <w:tc>
          <w:tcPr>
            <w:tcW w:w="1984" w:type="dxa"/>
            <w:tcBorders>
              <w:top w:val="nil"/>
              <w:left w:val="nil"/>
              <w:bottom w:val="single" w:sz="4" w:space="0" w:color="auto"/>
              <w:right w:val="single" w:sz="4" w:space="0" w:color="auto"/>
            </w:tcBorders>
            <w:shd w:val="clear" w:color="000000" w:fill="D9E1F2"/>
            <w:noWrap/>
            <w:vAlign w:val="bottom"/>
            <w:hideMark/>
          </w:tcPr>
          <w:p w14:paraId="5BBA8CD8" w14:textId="77777777" w:rsidR="00CD06F8" w:rsidRPr="00295394" w:rsidRDefault="00CD06F8">
            <w:pPr>
              <w:rPr>
                <w:noProof/>
                <w:color w:val="000000"/>
                <w:lang w:val="id-ID"/>
              </w:rPr>
            </w:pPr>
            <w:r w:rsidRPr="00295394">
              <w:rPr>
                <w:noProof/>
                <w:color w:val="000000"/>
                <w:lang w:val="id-ID"/>
              </w:rPr>
              <w:t>Membeli</w:t>
            </w:r>
          </w:p>
        </w:tc>
      </w:tr>
      <w:tr w:rsidR="00CD06F8" w:rsidRPr="00295394" w14:paraId="0171D0D7" w14:textId="77777777" w:rsidTr="00866B11">
        <w:trPr>
          <w:trHeight w:val="312"/>
        </w:trPr>
        <w:tc>
          <w:tcPr>
            <w:tcW w:w="2276" w:type="dxa"/>
            <w:tcBorders>
              <w:top w:val="nil"/>
              <w:left w:val="single" w:sz="4" w:space="0" w:color="auto"/>
              <w:bottom w:val="single" w:sz="4" w:space="0" w:color="auto"/>
              <w:right w:val="single" w:sz="4" w:space="0" w:color="auto"/>
            </w:tcBorders>
            <w:shd w:val="clear" w:color="000000" w:fill="D9E1F2"/>
            <w:noWrap/>
            <w:vAlign w:val="bottom"/>
            <w:hideMark/>
          </w:tcPr>
          <w:p w14:paraId="67A93E54" w14:textId="77777777" w:rsidR="00CD06F8" w:rsidRPr="00295394" w:rsidRDefault="00CD06F8">
            <w:pPr>
              <w:rPr>
                <w:noProof/>
                <w:lang w:val="id-ID"/>
              </w:rPr>
            </w:pPr>
            <w:r w:rsidRPr="00295394">
              <w:rPr>
                <w:noProof/>
                <w:lang w:val="id-ID"/>
              </w:rPr>
              <w:t>Sliding Ball T Nut 4040</w:t>
            </w:r>
          </w:p>
        </w:tc>
        <w:tc>
          <w:tcPr>
            <w:tcW w:w="670" w:type="dxa"/>
            <w:tcBorders>
              <w:top w:val="nil"/>
              <w:left w:val="nil"/>
              <w:bottom w:val="single" w:sz="4" w:space="0" w:color="auto"/>
              <w:right w:val="single" w:sz="4" w:space="0" w:color="auto"/>
            </w:tcBorders>
            <w:shd w:val="clear" w:color="000000" w:fill="D9E1F2"/>
            <w:noWrap/>
            <w:vAlign w:val="bottom"/>
            <w:hideMark/>
          </w:tcPr>
          <w:p w14:paraId="62C912FA" w14:textId="77777777" w:rsidR="00CD06F8" w:rsidRPr="00295394" w:rsidRDefault="00CD06F8">
            <w:pPr>
              <w:jc w:val="center"/>
              <w:rPr>
                <w:noProof/>
                <w:lang w:val="id-ID"/>
              </w:rPr>
            </w:pPr>
            <w:r w:rsidRPr="00295394">
              <w:rPr>
                <w:noProof/>
                <w:lang w:val="id-ID"/>
              </w:rPr>
              <w:t>2</w:t>
            </w:r>
          </w:p>
        </w:tc>
        <w:tc>
          <w:tcPr>
            <w:tcW w:w="2299" w:type="dxa"/>
            <w:tcBorders>
              <w:top w:val="nil"/>
              <w:left w:val="nil"/>
              <w:bottom w:val="single" w:sz="4" w:space="0" w:color="auto"/>
              <w:right w:val="single" w:sz="4" w:space="0" w:color="auto"/>
            </w:tcBorders>
            <w:shd w:val="clear" w:color="000000" w:fill="D9E1F2"/>
            <w:noWrap/>
            <w:vAlign w:val="bottom"/>
            <w:hideMark/>
          </w:tcPr>
          <w:p w14:paraId="56E9E154" w14:textId="77777777" w:rsidR="00CD06F8" w:rsidRPr="00295394" w:rsidRDefault="00CD06F8">
            <w:pPr>
              <w:rPr>
                <w:noProof/>
                <w:lang w:val="id-ID"/>
              </w:rPr>
            </w:pPr>
            <w:r w:rsidRPr="00295394">
              <w:rPr>
                <w:noProof/>
                <w:lang w:val="id-ID"/>
              </w:rPr>
              <w:t xml:space="preserve"> Rp          8.000 </w:t>
            </w:r>
          </w:p>
        </w:tc>
        <w:tc>
          <w:tcPr>
            <w:tcW w:w="1984" w:type="dxa"/>
            <w:tcBorders>
              <w:top w:val="nil"/>
              <w:left w:val="nil"/>
              <w:bottom w:val="single" w:sz="4" w:space="0" w:color="auto"/>
              <w:right w:val="single" w:sz="4" w:space="0" w:color="auto"/>
            </w:tcBorders>
            <w:shd w:val="clear" w:color="000000" w:fill="D9E1F2"/>
            <w:noWrap/>
            <w:vAlign w:val="bottom"/>
            <w:hideMark/>
          </w:tcPr>
          <w:p w14:paraId="65762B8E" w14:textId="77777777" w:rsidR="00CD06F8" w:rsidRPr="00295394" w:rsidRDefault="00CD06F8">
            <w:pPr>
              <w:rPr>
                <w:noProof/>
                <w:color w:val="000000"/>
                <w:lang w:val="id-ID"/>
              </w:rPr>
            </w:pPr>
            <w:r w:rsidRPr="00295394">
              <w:rPr>
                <w:noProof/>
                <w:color w:val="000000"/>
                <w:lang w:val="id-ID"/>
              </w:rPr>
              <w:t>Membeli</w:t>
            </w:r>
          </w:p>
        </w:tc>
      </w:tr>
      <w:tr w:rsidR="00CD06F8" w:rsidRPr="00295394" w14:paraId="3BE43FDB" w14:textId="77777777" w:rsidTr="00866B11">
        <w:trPr>
          <w:trHeight w:val="312"/>
        </w:trPr>
        <w:tc>
          <w:tcPr>
            <w:tcW w:w="2276" w:type="dxa"/>
            <w:tcBorders>
              <w:top w:val="nil"/>
              <w:left w:val="single" w:sz="4" w:space="0" w:color="auto"/>
              <w:bottom w:val="single" w:sz="4" w:space="0" w:color="auto"/>
              <w:right w:val="single" w:sz="4" w:space="0" w:color="auto"/>
            </w:tcBorders>
            <w:shd w:val="clear" w:color="000000" w:fill="D9E1F2"/>
            <w:noWrap/>
            <w:vAlign w:val="bottom"/>
            <w:hideMark/>
          </w:tcPr>
          <w:p w14:paraId="06656AF3" w14:textId="77777777" w:rsidR="00CD06F8" w:rsidRPr="00295394" w:rsidRDefault="00CD06F8">
            <w:pPr>
              <w:rPr>
                <w:noProof/>
                <w:lang w:val="id-ID"/>
              </w:rPr>
            </w:pPr>
            <w:r w:rsidRPr="00295394">
              <w:rPr>
                <w:noProof/>
                <w:lang w:val="id-ID"/>
              </w:rPr>
              <w:t>End Cap 4040</w:t>
            </w:r>
          </w:p>
        </w:tc>
        <w:tc>
          <w:tcPr>
            <w:tcW w:w="670" w:type="dxa"/>
            <w:tcBorders>
              <w:top w:val="nil"/>
              <w:left w:val="nil"/>
              <w:bottom w:val="single" w:sz="4" w:space="0" w:color="auto"/>
              <w:right w:val="single" w:sz="4" w:space="0" w:color="auto"/>
            </w:tcBorders>
            <w:shd w:val="clear" w:color="000000" w:fill="D9E1F2"/>
            <w:noWrap/>
            <w:vAlign w:val="bottom"/>
            <w:hideMark/>
          </w:tcPr>
          <w:p w14:paraId="7BC4B182" w14:textId="77777777" w:rsidR="00CD06F8" w:rsidRPr="00295394" w:rsidRDefault="00CD06F8">
            <w:pPr>
              <w:jc w:val="center"/>
              <w:rPr>
                <w:noProof/>
                <w:lang w:val="id-ID"/>
              </w:rPr>
            </w:pPr>
            <w:r w:rsidRPr="00295394">
              <w:rPr>
                <w:noProof/>
                <w:lang w:val="id-ID"/>
              </w:rPr>
              <w:t>8</w:t>
            </w:r>
          </w:p>
        </w:tc>
        <w:tc>
          <w:tcPr>
            <w:tcW w:w="2299" w:type="dxa"/>
            <w:tcBorders>
              <w:top w:val="nil"/>
              <w:left w:val="nil"/>
              <w:bottom w:val="single" w:sz="4" w:space="0" w:color="auto"/>
              <w:right w:val="single" w:sz="4" w:space="0" w:color="auto"/>
            </w:tcBorders>
            <w:shd w:val="clear" w:color="000000" w:fill="D9E1F2"/>
            <w:noWrap/>
            <w:vAlign w:val="bottom"/>
            <w:hideMark/>
          </w:tcPr>
          <w:p w14:paraId="43DACDA2" w14:textId="77777777" w:rsidR="00CD06F8" w:rsidRPr="00295394" w:rsidRDefault="00CD06F8">
            <w:pPr>
              <w:rPr>
                <w:noProof/>
                <w:lang w:val="id-ID"/>
              </w:rPr>
            </w:pPr>
            <w:r w:rsidRPr="00295394">
              <w:rPr>
                <w:noProof/>
                <w:lang w:val="id-ID"/>
              </w:rPr>
              <w:t xml:space="preserve"> Rp        47.000 </w:t>
            </w:r>
          </w:p>
        </w:tc>
        <w:tc>
          <w:tcPr>
            <w:tcW w:w="1984" w:type="dxa"/>
            <w:tcBorders>
              <w:top w:val="nil"/>
              <w:left w:val="nil"/>
              <w:bottom w:val="single" w:sz="4" w:space="0" w:color="auto"/>
              <w:right w:val="single" w:sz="4" w:space="0" w:color="auto"/>
            </w:tcBorders>
            <w:shd w:val="clear" w:color="000000" w:fill="D9E1F2"/>
            <w:noWrap/>
            <w:vAlign w:val="bottom"/>
            <w:hideMark/>
          </w:tcPr>
          <w:p w14:paraId="3C0F8EC0" w14:textId="77777777" w:rsidR="00CD06F8" w:rsidRPr="00295394" w:rsidRDefault="00CD06F8">
            <w:pPr>
              <w:rPr>
                <w:noProof/>
                <w:color w:val="000000"/>
                <w:lang w:val="id-ID"/>
              </w:rPr>
            </w:pPr>
            <w:r w:rsidRPr="00295394">
              <w:rPr>
                <w:noProof/>
                <w:color w:val="000000"/>
                <w:lang w:val="id-ID"/>
              </w:rPr>
              <w:t>Membeli</w:t>
            </w:r>
          </w:p>
        </w:tc>
      </w:tr>
      <w:tr w:rsidR="00CD06F8" w:rsidRPr="00295394" w14:paraId="695843FA" w14:textId="77777777" w:rsidTr="00866B11">
        <w:trPr>
          <w:trHeight w:val="312"/>
        </w:trPr>
        <w:tc>
          <w:tcPr>
            <w:tcW w:w="2276" w:type="dxa"/>
            <w:tcBorders>
              <w:top w:val="nil"/>
              <w:left w:val="single" w:sz="4" w:space="0" w:color="auto"/>
              <w:bottom w:val="single" w:sz="4" w:space="0" w:color="auto"/>
              <w:right w:val="single" w:sz="4" w:space="0" w:color="auto"/>
            </w:tcBorders>
            <w:shd w:val="clear" w:color="000000" w:fill="D9E1F2"/>
            <w:noWrap/>
            <w:vAlign w:val="bottom"/>
            <w:hideMark/>
          </w:tcPr>
          <w:p w14:paraId="3E7281CF" w14:textId="77777777" w:rsidR="00CD06F8" w:rsidRPr="00295394" w:rsidRDefault="00CD06F8">
            <w:pPr>
              <w:rPr>
                <w:noProof/>
                <w:lang w:val="id-ID"/>
              </w:rPr>
            </w:pPr>
            <w:r w:rsidRPr="00295394">
              <w:rPr>
                <w:noProof/>
                <w:lang w:val="id-ID"/>
              </w:rPr>
              <w:t>Wadah Tomat</w:t>
            </w:r>
          </w:p>
        </w:tc>
        <w:tc>
          <w:tcPr>
            <w:tcW w:w="670" w:type="dxa"/>
            <w:tcBorders>
              <w:top w:val="nil"/>
              <w:left w:val="nil"/>
              <w:bottom w:val="single" w:sz="4" w:space="0" w:color="auto"/>
              <w:right w:val="single" w:sz="4" w:space="0" w:color="auto"/>
            </w:tcBorders>
            <w:shd w:val="clear" w:color="000000" w:fill="D9E1F2"/>
            <w:noWrap/>
            <w:vAlign w:val="bottom"/>
            <w:hideMark/>
          </w:tcPr>
          <w:p w14:paraId="49EAC674" w14:textId="77777777" w:rsidR="00CD06F8" w:rsidRPr="00295394" w:rsidRDefault="00CD06F8">
            <w:pPr>
              <w:jc w:val="center"/>
              <w:rPr>
                <w:noProof/>
                <w:lang w:val="id-ID"/>
              </w:rPr>
            </w:pPr>
            <w:r w:rsidRPr="00295394">
              <w:rPr>
                <w:noProof/>
                <w:lang w:val="id-ID"/>
              </w:rPr>
              <w:t>2</w:t>
            </w:r>
          </w:p>
        </w:tc>
        <w:tc>
          <w:tcPr>
            <w:tcW w:w="2299" w:type="dxa"/>
            <w:tcBorders>
              <w:top w:val="nil"/>
              <w:left w:val="nil"/>
              <w:bottom w:val="single" w:sz="4" w:space="0" w:color="auto"/>
              <w:right w:val="single" w:sz="4" w:space="0" w:color="auto"/>
            </w:tcBorders>
            <w:shd w:val="clear" w:color="000000" w:fill="D9E1F2"/>
            <w:noWrap/>
            <w:vAlign w:val="bottom"/>
            <w:hideMark/>
          </w:tcPr>
          <w:p w14:paraId="4ECC2B54" w14:textId="77777777" w:rsidR="00CD06F8" w:rsidRPr="00295394" w:rsidRDefault="00CD06F8">
            <w:pPr>
              <w:rPr>
                <w:noProof/>
                <w:lang w:val="id-ID"/>
              </w:rPr>
            </w:pPr>
            <w:r w:rsidRPr="00295394">
              <w:rPr>
                <w:noProof/>
                <w:lang w:val="id-ID"/>
              </w:rPr>
              <w:t xml:space="preserve"> Rp      100.000 </w:t>
            </w:r>
          </w:p>
        </w:tc>
        <w:tc>
          <w:tcPr>
            <w:tcW w:w="1984" w:type="dxa"/>
            <w:tcBorders>
              <w:top w:val="nil"/>
              <w:left w:val="nil"/>
              <w:bottom w:val="single" w:sz="4" w:space="0" w:color="auto"/>
              <w:right w:val="single" w:sz="4" w:space="0" w:color="auto"/>
            </w:tcBorders>
            <w:shd w:val="clear" w:color="000000" w:fill="D9E1F2"/>
            <w:noWrap/>
            <w:vAlign w:val="bottom"/>
            <w:hideMark/>
          </w:tcPr>
          <w:p w14:paraId="09A71188" w14:textId="77777777" w:rsidR="00CD06F8" w:rsidRPr="00295394" w:rsidRDefault="00CD06F8">
            <w:pPr>
              <w:rPr>
                <w:noProof/>
                <w:color w:val="000000"/>
                <w:lang w:val="id-ID"/>
              </w:rPr>
            </w:pPr>
            <w:r w:rsidRPr="00295394">
              <w:rPr>
                <w:noProof/>
                <w:color w:val="000000"/>
                <w:lang w:val="id-ID"/>
              </w:rPr>
              <w:t>Membeli</w:t>
            </w:r>
          </w:p>
        </w:tc>
      </w:tr>
      <w:tr w:rsidR="00FA2861" w:rsidRPr="00295394" w14:paraId="0EA1B08F" w14:textId="77777777" w:rsidTr="00866B11">
        <w:trPr>
          <w:trHeight w:val="312"/>
        </w:trPr>
        <w:tc>
          <w:tcPr>
            <w:tcW w:w="2276" w:type="dxa"/>
            <w:tcBorders>
              <w:top w:val="nil"/>
              <w:left w:val="single" w:sz="4" w:space="0" w:color="auto"/>
              <w:bottom w:val="single" w:sz="4" w:space="0" w:color="auto"/>
              <w:right w:val="single" w:sz="4" w:space="0" w:color="auto"/>
            </w:tcBorders>
            <w:shd w:val="clear" w:color="000000" w:fill="D9E1F2"/>
            <w:noWrap/>
            <w:vAlign w:val="bottom"/>
          </w:tcPr>
          <w:p w14:paraId="138C17CB" w14:textId="2BAA9D9F" w:rsidR="00FA2861" w:rsidRPr="00295394" w:rsidRDefault="00AB22D2">
            <w:pPr>
              <w:rPr>
                <w:noProof/>
                <w:lang w:val="id-ID"/>
              </w:rPr>
            </w:pPr>
            <w:r w:rsidRPr="00295394">
              <w:rPr>
                <w:noProof/>
                <w:lang w:val="id-ID"/>
              </w:rPr>
              <w:t>Solenoid Valve Pneumatic</w:t>
            </w:r>
          </w:p>
        </w:tc>
        <w:tc>
          <w:tcPr>
            <w:tcW w:w="670" w:type="dxa"/>
            <w:tcBorders>
              <w:top w:val="nil"/>
              <w:left w:val="nil"/>
              <w:bottom w:val="single" w:sz="4" w:space="0" w:color="auto"/>
              <w:right w:val="single" w:sz="4" w:space="0" w:color="auto"/>
            </w:tcBorders>
            <w:shd w:val="clear" w:color="000000" w:fill="D9E1F2"/>
            <w:noWrap/>
            <w:vAlign w:val="bottom"/>
          </w:tcPr>
          <w:p w14:paraId="007979A0" w14:textId="0D6067DE" w:rsidR="00FA2861" w:rsidRPr="00295394" w:rsidRDefault="00AB22D2">
            <w:pPr>
              <w:jc w:val="center"/>
              <w:rPr>
                <w:noProof/>
                <w:lang w:val="id-ID"/>
              </w:rPr>
            </w:pPr>
            <w:r w:rsidRPr="00295394">
              <w:rPr>
                <w:noProof/>
                <w:lang w:val="id-ID"/>
              </w:rPr>
              <w:t>1</w:t>
            </w:r>
          </w:p>
        </w:tc>
        <w:tc>
          <w:tcPr>
            <w:tcW w:w="2299" w:type="dxa"/>
            <w:tcBorders>
              <w:top w:val="nil"/>
              <w:left w:val="nil"/>
              <w:bottom w:val="single" w:sz="4" w:space="0" w:color="auto"/>
              <w:right w:val="single" w:sz="4" w:space="0" w:color="auto"/>
            </w:tcBorders>
            <w:shd w:val="clear" w:color="000000" w:fill="D9E1F2"/>
            <w:noWrap/>
            <w:vAlign w:val="bottom"/>
          </w:tcPr>
          <w:p w14:paraId="4F3BAF6A" w14:textId="77777777" w:rsidR="00FA2861" w:rsidRPr="00295394" w:rsidRDefault="00FA2861">
            <w:pPr>
              <w:rPr>
                <w:noProof/>
                <w:lang w:val="id-ID"/>
              </w:rPr>
            </w:pPr>
          </w:p>
        </w:tc>
        <w:tc>
          <w:tcPr>
            <w:tcW w:w="1984" w:type="dxa"/>
            <w:tcBorders>
              <w:top w:val="nil"/>
              <w:left w:val="nil"/>
              <w:bottom w:val="single" w:sz="4" w:space="0" w:color="auto"/>
              <w:right w:val="single" w:sz="4" w:space="0" w:color="auto"/>
            </w:tcBorders>
            <w:shd w:val="clear" w:color="000000" w:fill="D9E1F2"/>
            <w:noWrap/>
            <w:vAlign w:val="bottom"/>
          </w:tcPr>
          <w:p w14:paraId="3FC54981" w14:textId="77777777" w:rsidR="00FA2861" w:rsidRPr="00295394" w:rsidRDefault="00FA2861">
            <w:pPr>
              <w:rPr>
                <w:noProof/>
                <w:color w:val="000000"/>
                <w:lang w:val="id-ID"/>
              </w:rPr>
            </w:pPr>
          </w:p>
        </w:tc>
      </w:tr>
      <w:tr w:rsidR="00FA2861" w:rsidRPr="00295394" w14:paraId="0FC8D67F" w14:textId="77777777" w:rsidTr="00866B11">
        <w:trPr>
          <w:trHeight w:val="312"/>
        </w:trPr>
        <w:tc>
          <w:tcPr>
            <w:tcW w:w="2276" w:type="dxa"/>
            <w:tcBorders>
              <w:top w:val="nil"/>
              <w:left w:val="single" w:sz="4" w:space="0" w:color="auto"/>
              <w:bottom w:val="single" w:sz="4" w:space="0" w:color="auto"/>
              <w:right w:val="single" w:sz="4" w:space="0" w:color="auto"/>
            </w:tcBorders>
            <w:shd w:val="clear" w:color="000000" w:fill="D9E1F2"/>
            <w:noWrap/>
            <w:vAlign w:val="bottom"/>
          </w:tcPr>
          <w:p w14:paraId="0EDEF29E" w14:textId="77777777" w:rsidR="00FA2861" w:rsidRPr="00295394" w:rsidRDefault="00FA2861">
            <w:pPr>
              <w:rPr>
                <w:noProof/>
                <w:lang w:val="id-ID"/>
              </w:rPr>
            </w:pPr>
          </w:p>
        </w:tc>
        <w:tc>
          <w:tcPr>
            <w:tcW w:w="670" w:type="dxa"/>
            <w:tcBorders>
              <w:top w:val="nil"/>
              <w:left w:val="nil"/>
              <w:bottom w:val="single" w:sz="4" w:space="0" w:color="auto"/>
              <w:right w:val="single" w:sz="4" w:space="0" w:color="auto"/>
            </w:tcBorders>
            <w:shd w:val="clear" w:color="000000" w:fill="D9E1F2"/>
            <w:noWrap/>
            <w:vAlign w:val="bottom"/>
          </w:tcPr>
          <w:p w14:paraId="1A0E5E49" w14:textId="77777777" w:rsidR="00FA2861" w:rsidRPr="00295394" w:rsidRDefault="00FA2861">
            <w:pPr>
              <w:jc w:val="center"/>
              <w:rPr>
                <w:noProof/>
                <w:lang w:val="id-ID"/>
              </w:rPr>
            </w:pPr>
          </w:p>
        </w:tc>
        <w:tc>
          <w:tcPr>
            <w:tcW w:w="2299" w:type="dxa"/>
            <w:tcBorders>
              <w:top w:val="nil"/>
              <w:left w:val="nil"/>
              <w:bottom w:val="single" w:sz="4" w:space="0" w:color="auto"/>
              <w:right w:val="single" w:sz="4" w:space="0" w:color="auto"/>
            </w:tcBorders>
            <w:shd w:val="clear" w:color="000000" w:fill="D9E1F2"/>
            <w:noWrap/>
            <w:vAlign w:val="bottom"/>
          </w:tcPr>
          <w:p w14:paraId="3443C38D" w14:textId="77777777" w:rsidR="00FA2861" w:rsidRPr="00295394" w:rsidRDefault="00FA2861">
            <w:pPr>
              <w:rPr>
                <w:noProof/>
                <w:lang w:val="id-ID"/>
              </w:rPr>
            </w:pPr>
          </w:p>
        </w:tc>
        <w:tc>
          <w:tcPr>
            <w:tcW w:w="1984" w:type="dxa"/>
            <w:tcBorders>
              <w:top w:val="nil"/>
              <w:left w:val="nil"/>
              <w:bottom w:val="single" w:sz="4" w:space="0" w:color="auto"/>
              <w:right w:val="single" w:sz="4" w:space="0" w:color="auto"/>
            </w:tcBorders>
            <w:shd w:val="clear" w:color="000000" w:fill="D9E1F2"/>
            <w:noWrap/>
            <w:vAlign w:val="bottom"/>
          </w:tcPr>
          <w:p w14:paraId="26B1D86F" w14:textId="77777777" w:rsidR="00FA2861" w:rsidRPr="00295394" w:rsidRDefault="00FA2861">
            <w:pPr>
              <w:rPr>
                <w:noProof/>
                <w:color w:val="000000"/>
                <w:lang w:val="id-ID"/>
              </w:rPr>
            </w:pPr>
          </w:p>
        </w:tc>
      </w:tr>
      <w:tr w:rsidR="00CD06F8" w:rsidRPr="00295394" w14:paraId="3ABE7469" w14:textId="77777777" w:rsidTr="00866B11">
        <w:trPr>
          <w:trHeight w:val="312"/>
        </w:trPr>
        <w:tc>
          <w:tcPr>
            <w:tcW w:w="2946" w:type="dxa"/>
            <w:gridSpan w:val="2"/>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7A34C926" w14:textId="77777777" w:rsidR="00CD06F8" w:rsidRPr="00295394" w:rsidRDefault="00CD06F8">
            <w:pPr>
              <w:jc w:val="center"/>
              <w:rPr>
                <w:b/>
                <w:bCs/>
                <w:noProof/>
                <w:color w:val="000000"/>
                <w:lang w:val="id-ID"/>
              </w:rPr>
            </w:pPr>
            <w:r w:rsidRPr="00295394">
              <w:rPr>
                <w:b/>
                <w:bCs/>
                <w:noProof/>
                <w:color w:val="000000"/>
                <w:lang w:val="id-ID"/>
              </w:rPr>
              <w:t>Total Anggaran</w:t>
            </w:r>
          </w:p>
        </w:tc>
        <w:tc>
          <w:tcPr>
            <w:tcW w:w="2299" w:type="dxa"/>
            <w:tcBorders>
              <w:top w:val="nil"/>
              <w:left w:val="nil"/>
              <w:bottom w:val="single" w:sz="4" w:space="0" w:color="auto"/>
              <w:right w:val="single" w:sz="4" w:space="0" w:color="auto"/>
            </w:tcBorders>
            <w:shd w:val="clear" w:color="000000" w:fill="D9E1F2"/>
            <w:noWrap/>
            <w:vAlign w:val="bottom"/>
            <w:hideMark/>
          </w:tcPr>
          <w:p w14:paraId="5615B642" w14:textId="09A9B116" w:rsidR="00CD06F8" w:rsidRPr="00295394" w:rsidRDefault="00CD06F8">
            <w:pPr>
              <w:rPr>
                <w:b/>
                <w:bCs/>
                <w:noProof/>
                <w:color w:val="000000"/>
                <w:lang w:val="id-ID"/>
              </w:rPr>
            </w:pPr>
            <w:r w:rsidRPr="00295394">
              <w:rPr>
                <w:b/>
                <w:bCs/>
                <w:noProof/>
                <w:color w:val="000000"/>
                <w:lang w:val="id-ID"/>
              </w:rPr>
              <w:t xml:space="preserve"> Rp </w:t>
            </w:r>
            <w:r w:rsidR="00CE3777">
              <w:rPr>
                <w:b/>
                <w:bCs/>
                <w:noProof/>
                <w:color w:val="000000"/>
                <w:lang w:val="id-ID"/>
              </w:rPr>
              <w:t xml:space="preserve">27 </w:t>
            </w:r>
            <w:r w:rsidRPr="00295394">
              <w:rPr>
                <w:b/>
                <w:bCs/>
                <w:noProof/>
                <w:color w:val="000000"/>
                <w:lang w:val="id-ID"/>
              </w:rPr>
              <w:t xml:space="preserve">.924.000 </w:t>
            </w:r>
          </w:p>
        </w:tc>
        <w:tc>
          <w:tcPr>
            <w:tcW w:w="1984" w:type="dxa"/>
            <w:tcBorders>
              <w:top w:val="nil"/>
              <w:left w:val="nil"/>
              <w:bottom w:val="single" w:sz="4" w:space="0" w:color="auto"/>
              <w:right w:val="single" w:sz="4" w:space="0" w:color="auto"/>
            </w:tcBorders>
            <w:shd w:val="clear" w:color="000000" w:fill="D9E1F2"/>
            <w:noWrap/>
            <w:vAlign w:val="bottom"/>
            <w:hideMark/>
          </w:tcPr>
          <w:p w14:paraId="19FDDAC5" w14:textId="77777777" w:rsidR="00CD06F8" w:rsidRPr="00295394" w:rsidRDefault="00CD06F8">
            <w:pPr>
              <w:rPr>
                <w:noProof/>
                <w:color w:val="000000"/>
                <w:lang w:val="id-ID"/>
              </w:rPr>
            </w:pPr>
            <w:r w:rsidRPr="00295394">
              <w:rPr>
                <w:noProof/>
                <w:color w:val="000000"/>
                <w:lang w:val="id-ID"/>
              </w:rPr>
              <w:t> </w:t>
            </w:r>
          </w:p>
        </w:tc>
      </w:tr>
    </w:tbl>
    <w:p w14:paraId="0CBB03A8" w14:textId="2731E006" w:rsidR="003C21AC" w:rsidRPr="00295394" w:rsidRDefault="003C21AC" w:rsidP="009F1238">
      <w:pPr>
        <w:pStyle w:val="ListParagraph"/>
        <w:pBdr>
          <w:top w:val="nil"/>
          <w:left w:val="nil"/>
          <w:bottom w:val="nil"/>
          <w:right w:val="nil"/>
          <w:between w:val="nil"/>
        </w:pBdr>
        <w:spacing w:line="360" w:lineRule="auto"/>
        <w:ind w:left="1134"/>
        <w:jc w:val="both"/>
        <w:rPr>
          <w:b/>
          <w:noProof/>
          <w:color w:val="000000"/>
          <w:lang w:val="id-ID"/>
        </w:rPr>
      </w:pPr>
    </w:p>
    <w:p w14:paraId="0A60D146" w14:textId="3D5899B4" w:rsidR="77F11370" w:rsidRDefault="77F11370" w:rsidP="77F11370">
      <w:pPr>
        <w:pBdr>
          <w:top w:val="nil"/>
          <w:left w:val="nil"/>
          <w:bottom w:val="nil"/>
          <w:right w:val="nil"/>
          <w:between w:val="nil"/>
        </w:pBdr>
        <w:spacing w:line="360" w:lineRule="auto"/>
        <w:ind w:left="1080"/>
        <w:jc w:val="both"/>
        <w:rPr>
          <w:b/>
          <w:bCs/>
          <w:noProof/>
          <w:color w:val="000000" w:themeColor="text1"/>
          <w:lang w:val="id-ID"/>
        </w:rPr>
      </w:pPr>
    </w:p>
    <w:p w14:paraId="0F5DCF1F"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49312A1D"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179EB5D5"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604CF59A"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0822FF1F"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7EEFCB92"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49AC9A88"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12E4E742"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7AB96588"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017834AA"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52D1AEB4"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0A7AD124"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7592AF2B"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00C85FBF"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098FDCEB" w14:textId="77777777" w:rsidR="009D7F57"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719BDC7E" w14:textId="77777777" w:rsidR="009D7F57" w:rsidRPr="00295394" w:rsidRDefault="009D7F57" w:rsidP="77F11370">
      <w:pPr>
        <w:pBdr>
          <w:top w:val="nil"/>
          <w:left w:val="nil"/>
          <w:bottom w:val="nil"/>
          <w:right w:val="nil"/>
          <w:between w:val="nil"/>
        </w:pBdr>
        <w:spacing w:line="360" w:lineRule="auto"/>
        <w:ind w:left="1080"/>
        <w:jc w:val="both"/>
        <w:rPr>
          <w:b/>
          <w:bCs/>
          <w:noProof/>
          <w:color w:val="000000" w:themeColor="text1"/>
          <w:lang w:val="id-ID"/>
        </w:rPr>
      </w:pPr>
    </w:p>
    <w:p w14:paraId="65948340" w14:textId="77777777" w:rsidR="00126824" w:rsidRPr="00295394" w:rsidRDefault="00126824" w:rsidP="77F11370">
      <w:pPr>
        <w:pBdr>
          <w:top w:val="nil"/>
          <w:left w:val="nil"/>
          <w:bottom w:val="nil"/>
          <w:right w:val="nil"/>
          <w:between w:val="nil"/>
        </w:pBdr>
        <w:spacing w:line="360" w:lineRule="auto"/>
        <w:ind w:left="1080"/>
        <w:jc w:val="both"/>
        <w:rPr>
          <w:b/>
          <w:bCs/>
          <w:noProof/>
          <w:color w:val="000000" w:themeColor="text1"/>
          <w:lang w:val="id-ID"/>
        </w:rPr>
      </w:pPr>
    </w:p>
    <w:p w14:paraId="75982B7F" w14:textId="4CE702F6" w:rsidR="77F11370" w:rsidRPr="00295394" w:rsidRDefault="77F11370" w:rsidP="77F11370">
      <w:pPr>
        <w:pBdr>
          <w:top w:val="nil"/>
          <w:left w:val="nil"/>
          <w:bottom w:val="nil"/>
          <w:right w:val="nil"/>
          <w:between w:val="nil"/>
        </w:pBdr>
        <w:spacing w:line="360" w:lineRule="auto"/>
        <w:ind w:left="1080"/>
        <w:jc w:val="both"/>
        <w:rPr>
          <w:b/>
          <w:bCs/>
          <w:noProof/>
          <w:color w:val="000000" w:themeColor="text1"/>
          <w:lang w:val="id-ID"/>
        </w:rPr>
      </w:pPr>
    </w:p>
    <w:p w14:paraId="13DCEB18" w14:textId="34228201" w:rsidR="00770D5F" w:rsidRDefault="00217986" w:rsidP="00EB797F">
      <w:pPr>
        <w:pStyle w:val="Heading2"/>
        <w:numPr>
          <w:ilvl w:val="0"/>
          <w:numId w:val="30"/>
        </w:numPr>
        <w:ind w:left="709" w:hanging="720"/>
        <w:jc w:val="left"/>
        <w:rPr>
          <w:noProof/>
          <w:color w:val="000000" w:themeColor="text1"/>
        </w:rPr>
      </w:pPr>
      <w:r w:rsidRPr="00295394">
        <w:rPr>
          <w:noProof/>
          <w:color w:val="000000" w:themeColor="text1"/>
        </w:rPr>
        <w:lastRenderedPageBreak/>
        <w:t xml:space="preserve">DAFTAR PUSTAKA </w:t>
      </w:r>
    </w:p>
    <w:p w14:paraId="18B5C8DF" w14:textId="77777777" w:rsidR="00045D60" w:rsidRPr="00045D60" w:rsidRDefault="00045D60" w:rsidP="00045D60">
      <w:pPr>
        <w:rPr>
          <w:lang w:val="id-ID"/>
        </w:rPr>
      </w:pPr>
    </w:p>
    <w:p w14:paraId="008C9789" w14:textId="0E55F9BE" w:rsidR="00CE78D7" w:rsidRPr="00045D60" w:rsidRDefault="00045D60" w:rsidP="00045D60">
      <w:pPr>
        <w:pStyle w:val="Bibliography"/>
        <w:rPr>
          <w:noProof/>
          <w:lang w:val="id-ID"/>
        </w:rPr>
      </w:pPr>
      <w:r w:rsidRPr="00295394">
        <w:rPr>
          <w:noProof/>
          <w:lang w:val="id-ID"/>
        </w:rPr>
        <w:t xml:space="preserve">Dobot. (2019). </w:t>
      </w:r>
      <w:r w:rsidRPr="00295394">
        <w:rPr>
          <w:i/>
          <w:iCs/>
          <w:noProof/>
          <w:lang w:val="id-ID"/>
        </w:rPr>
        <w:t>Dobot Magician | An all-in-one STEAM Education Platform</w:t>
      </w:r>
      <w:r w:rsidRPr="00295394">
        <w:rPr>
          <w:noProof/>
          <w:lang w:val="id-ID"/>
        </w:rPr>
        <w:t>. https://www.dobot-robots.com/products/education/magician.html</w:t>
      </w:r>
    </w:p>
    <w:p w14:paraId="0444403D" w14:textId="5084D8CC" w:rsidR="00021505" w:rsidRPr="00295394" w:rsidRDefault="00450B4B" w:rsidP="00021505">
      <w:pPr>
        <w:pStyle w:val="Bibliography"/>
        <w:rPr>
          <w:noProof/>
          <w:lang w:val="id-ID"/>
        </w:rPr>
      </w:pPr>
      <w:r w:rsidRPr="00295394">
        <w:rPr>
          <w:noProof/>
          <w:lang w:val="id-ID"/>
        </w:rPr>
        <w:fldChar w:fldCharType="begin"/>
      </w:r>
      <w:r w:rsidR="00021505" w:rsidRPr="00295394">
        <w:rPr>
          <w:noProof/>
          <w:lang w:val="id-ID"/>
        </w:rPr>
        <w:instrText xml:space="preserve"> ADDIN ZOTERO_BIBL {"uncited":[],"omitted":[],"custom":[]} CSL_BIBLIOGRAPHY </w:instrText>
      </w:r>
      <w:r w:rsidRPr="00295394">
        <w:rPr>
          <w:noProof/>
          <w:lang w:val="id-ID"/>
        </w:rPr>
        <w:fldChar w:fldCharType="separate"/>
      </w:r>
      <w:r w:rsidR="00021505" w:rsidRPr="00295394">
        <w:rPr>
          <w:noProof/>
          <w:lang w:val="id-ID"/>
        </w:rPr>
        <w:t xml:space="preserve">Fajri, S., Gunawan, H., Batubara, L. R., &amp; Sitorus, Z. (2022). Prediksi Hasil Produksi Tanaman Tomat di Indonesia Menurut Provinsi Menggunakan Algoritma Fletcher-Reeves. </w:t>
      </w:r>
      <w:r w:rsidR="00021505" w:rsidRPr="00295394">
        <w:rPr>
          <w:i/>
          <w:iCs/>
          <w:noProof/>
          <w:lang w:val="id-ID"/>
        </w:rPr>
        <w:t>Building of Informatics, Technology and Science (BITS)</w:t>
      </w:r>
      <w:r w:rsidR="00021505" w:rsidRPr="00295394">
        <w:rPr>
          <w:noProof/>
          <w:lang w:val="id-ID"/>
        </w:rPr>
        <w:t xml:space="preserve">, </w:t>
      </w:r>
      <w:r w:rsidR="00021505" w:rsidRPr="00295394">
        <w:rPr>
          <w:i/>
          <w:iCs/>
          <w:noProof/>
          <w:lang w:val="id-ID"/>
        </w:rPr>
        <w:t>4</w:t>
      </w:r>
      <w:r w:rsidR="00021505" w:rsidRPr="00295394">
        <w:rPr>
          <w:noProof/>
          <w:lang w:val="id-ID"/>
        </w:rPr>
        <w:t>(3), 1471–1482.</w:t>
      </w:r>
    </w:p>
    <w:p w14:paraId="49612546" w14:textId="77777777" w:rsidR="00021505" w:rsidRPr="00295394" w:rsidRDefault="00021505" w:rsidP="00021505">
      <w:pPr>
        <w:pStyle w:val="Bibliography"/>
        <w:rPr>
          <w:noProof/>
          <w:lang w:val="id-ID"/>
        </w:rPr>
      </w:pPr>
      <w:r w:rsidRPr="00295394">
        <w:rPr>
          <w:noProof/>
          <w:lang w:val="id-ID"/>
        </w:rPr>
        <w:t xml:space="preserve">Nuralam, D. (2020). Pemodelan Machine Vision Untuk Pemilah Kualitas ℡ur Bebek Pada Skala Industri. </w:t>
      </w:r>
      <w:r w:rsidRPr="00295394">
        <w:rPr>
          <w:i/>
          <w:iCs/>
          <w:noProof/>
          <w:lang w:val="id-ID"/>
        </w:rPr>
        <w:t>Seminar Nasional Teknik Elektro</w:t>
      </w:r>
      <w:r w:rsidRPr="00295394">
        <w:rPr>
          <w:noProof/>
          <w:lang w:val="id-ID"/>
        </w:rPr>
        <w:t xml:space="preserve">, </w:t>
      </w:r>
      <w:r w:rsidRPr="00295394">
        <w:rPr>
          <w:i/>
          <w:iCs/>
          <w:noProof/>
          <w:lang w:val="id-ID"/>
        </w:rPr>
        <w:t>5</w:t>
      </w:r>
      <w:r w:rsidRPr="00295394">
        <w:rPr>
          <w:noProof/>
          <w:lang w:val="id-ID"/>
        </w:rPr>
        <w:t>(1), 127–131. https://prosiding.pnj.ac.id/index.php/SNTE/article/view/1048</w:t>
      </w:r>
    </w:p>
    <w:p w14:paraId="2EDFC25A" w14:textId="77777777" w:rsidR="00021505" w:rsidRPr="00295394" w:rsidRDefault="00021505" w:rsidP="00021505">
      <w:pPr>
        <w:pStyle w:val="Bibliography"/>
        <w:rPr>
          <w:noProof/>
          <w:lang w:val="id-ID"/>
        </w:rPr>
      </w:pPr>
      <w:r w:rsidRPr="00295394">
        <w:rPr>
          <w:noProof/>
          <w:lang w:val="id-ID"/>
        </w:rPr>
        <w:t xml:space="preserve">Sholeha, S. F. (2015). </w:t>
      </w:r>
      <w:r w:rsidRPr="00295394">
        <w:rPr>
          <w:i/>
          <w:iCs/>
          <w:noProof/>
          <w:lang w:val="id-ID"/>
        </w:rPr>
        <w:t>Kajian Sifat Fisik dan Kimia Buah Tomat (Lycopersium escuslentum Mill) Menggunakan Pengolahan Citra (Image Processing)</w:t>
      </w:r>
      <w:r w:rsidRPr="00295394">
        <w:rPr>
          <w:noProof/>
          <w:lang w:val="id-ID"/>
        </w:rPr>
        <w:t>. https://repository.unej.ac.id/handle/123456789/72771</w:t>
      </w:r>
    </w:p>
    <w:p w14:paraId="592FBAF4" w14:textId="77777777" w:rsidR="00021505" w:rsidRPr="00295394" w:rsidRDefault="00021505" w:rsidP="00021505">
      <w:pPr>
        <w:pStyle w:val="Bibliography"/>
        <w:rPr>
          <w:noProof/>
          <w:lang w:val="id-ID"/>
        </w:rPr>
      </w:pPr>
      <w:r w:rsidRPr="00295394">
        <w:rPr>
          <w:noProof/>
          <w:lang w:val="id-ID"/>
        </w:rPr>
        <w:t xml:space="preserve">Sidehabi, S. W. (2019). </w:t>
      </w:r>
      <w:r w:rsidRPr="00295394">
        <w:rPr>
          <w:i/>
          <w:iCs/>
          <w:noProof/>
          <w:lang w:val="id-ID"/>
        </w:rPr>
        <w:t>Implementasi Mesin Pemilah Buah Markisa Berdasarkan Tingkat Kematangan Berbasis Visi Komputer</w:t>
      </w:r>
      <w:r w:rsidRPr="00295394">
        <w:rPr>
          <w:noProof/>
          <w:lang w:val="id-ID"/>
        </w:rPr>
        <w:t xml:space="preserve"> [PhD Thesis, Universitas Hasanuddin]. http://repository.unhas.ac.id/id/eprint/3557/</w:t>
      </w:r>
    </w:p>
    <w:p w14:paraId="17240EB1" w14:textId="77777777" w:rsidR="00021505" w:rsidRPr="00295394" w:rsidRDefault="00021505" w:rsidP="00021505">
      <w:pPr>
        <w:pStyle w:val="Bibliography"/>
        <w:rPr>
          <w:noProof/>
          <w:lang w:val="id-ID"/>
        </w:rPr>
      </w:pPr>
      <w:r w:rsidRPr="00295394">
        <w:rPr>
          <w:noProof/>
          <w:lang w:val="id-ID"/>
        </w:rPr>
        <w:t xml:space="preserve">Song, C., Wang, K., Wang, C., Tian, Y., Wei, X., Li, C., An, Q., &amp; Song, J. (2023). TDPPL-Net: A lightweight real-time tomato detection and picking point localization model for harvesting robots. </w:t>
      </w:r>
      <w:r w:rsidRPr="00295394">
        <w:rPr>
          <w:i/>
          <w:iCs/>
          <w:noProof/>
          <w:lang w:val="id-ID"/>
        </w:rPr>
        <w:t>IEEE Access</w:t>
      </w:r>
      <w:r w:rsidRPr="00295394">
        <w:rPr>
          <w:noProof/>
          <w:lang w:val="id-ID"/>
        </w:rPr>
        <w:t>.</w:t>
      </w:r>
    </w:p>
    <w:p w14:paraId="25B19E4C" w14:textId="5E39335E" w:rsidR="00770D5F" w:rsidRPr="00295394" w:rsidRDefault="00021505" w:rsidP="00EE0431">
      <w:pPr>
        <w:pStyle w:val="Bibliography"/>
        <w:rPr>
          <w:noProof/>
          <w:lang w:val="id-ID"/>
        </w:rPr>
      </w:pPr>
      <w:r w:rsidRPr="00295394">
        <w:rPr>
          <w:noProof/>
          <w:lang w:val="id-ID"/>
        </w:rPr>
        <w:t xml:space="preserve">Yunanto, T. C., Gunadi, K., &amp; Purbowo, A. N. (2020). Implementasi Convolutional Neural Network untuk Mengetahui Buah Tomat yang Matang pada Pohon Tomat Menggunakan Perangkat Android. </w:t>
      </w:r>
      <w:r w:rsidRPr="00295394">
        <w:rPr>
          <w:i/>
          <w:iCs/>
          <w:noProof/>
          <w:lang w:val="id-ID"/>
        </w:rPr>
        <w:t>Jurnal Infra</w:t>
      </w:r>
      <w:r w:rsidRPr="00295394">
        <w:rPr>
          <w:noProof/>
          <w:lang w:val="id-ID"/>
        </w:rPr>
        <w:t xml:space="preserve">, </w:t>
      </w:r>
      <w:r w:rsidRPr="00295394">
        <w:rPr>
          <w:i/>
          <w:iCs/>
          <w:noProof/>
          <w:lang w:val="id-ID"/>
        </w:rPr>
        <w:t>8</w:t>
      </w:r>
      <w:r w:rsidRPr="00295394">
        <w:rPr>
          <w:noProof/>
          <w:lang w:val="id-ID"/>
        </w:rPr>
        <w:t>(1), 306–311</w:t>
      </w:r>
      <w:r w:rsidR="00450B4B" w:rsidRPr="00295394">
        <w:rPr>
          <w:noProof/>
          <w:lang w:val="id-ID"/>
        </w:rPr>
        <w:fldChar w:fldCharType="end"/>
      </w:r>
    </w:p>
    <w:p w14:paraId="3E68BB93" w14:textId="77777777" w:rsidR="00BD376E" w:rsidRPr="00295394" w:rsidRDefault="00BD376E" w:rsidP="00BD376E">
      <w:pPr>
        <w:rPr>
          <w:noProof/>
          <w:lang w:val="id-ID"/>
        </w:rPr>
      </w:pPr>
    </w:p>
    <w:sectPr w:rsidR="00BD376E" w:rsidRPr="00295394" w:rsidSect="00985A2F">
      <w:headerReference w:type="default" r:id="rId18"/>
      <w:pgSz w:w="11910" w:h="16840"/>
      <w:pgMar w:top="1701" w:right="1701" w:bottom="1701" w:left="2268"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9BDEAC" w14:textId="77777777" w:rsidR="00F5097D" w:rsidRDefault="00F5097D">
      <w:r>
        <w:separator/>
      </w:r>
    </w:p>
  </w:endnote>
  <w:endnote w:type="continuationSeparator" w:id="0">
    <w:p w14:paraId="0D44C092" w14:textId="77777777" w:rsidR="00F5097D" w:rsidRDefault="00F5097D">
      <w:r>
        <w:continuationSeparator/>
      </w:r>
    </w:p>
  </w:endnote>
  <w:endnote w:type="continuationNotice" w:id="1">
    <w:p w14:paraId="048B8754" w14:textId="77777777" w:rsidR="00F5097D" w:rsidRDefault="00F509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ungsuh">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2D4516" w14:textId="77777777" w:rsidR="00F5097D" w:rsidRDefault="00F5097D">
      <w:r>
        <w:separator/>
      </w:r>
    </w:p>
  </w:footnote>
  <w:footnote w:type="continuationSeparator" w:id="0">
    <w:p w14:paraId="59C26989" w14:textId="77777777" w:rsidR="00F5097D" w:rsidRDefault="00F5097D">
      <w:r>
        <w:continuationSeparator/>
      </w:r>
    </w:p>
  </w:footnote>
  <w:footnote w:type="continuationNotice" w:id="1">
    <w:p w14:paraId="42F09F0D" w14:textId="77777777" w:rsidR="00F5097D" w:rsidRDefault="00F509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2E66F" w14:textId="77777777" w:rsidR="00770D5F" w:rsidRDefault="00770D5F">
    <w:pPr>
      <w:widowControl w:val="0"/>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6"/>
    <w:multiLevelType w:val="multilevel"/>
    <w:tmpl w:val="CE284AF2"/>
    <w:lvl w:ilvl="0">
      <w:start w:val="1"/>
      <w:numFmt w:val="upperLetter"/>
      <w:lvlText w:val="%1."/>
      <w:lvlJc w:val="left"/>
      <w:pPr>
        <w:ind w:left="527" w:hanging="428"/>
      </w:pPr>
      <w:rPr>
        <w:b/>
        <w:bCs/>
        <w:spacing w:val="-1"/>
        <w:w w:val="100"/>
      </w:rPr>
    </w:lvl>
    <w:lvl w:ilvl="1">
      <w:start w:val="1"/>
      <w:numFmt w:val="decimal"/>
      <w:lvlText w:val="%2."/>
      <w:lvlJc w:val="left"/>
      <w:pPr>
        <w:ind w:left="820" w:hanging="360"/>
      </w:pPr>
      <w:rPr>
        <w:rFonts w:ascii="Times New Roman" w:hAnsi="Times New Roman" w:cs="Times New Roman"/>
        <w:b/>
        <w:bCs/>
        <w:spacing w:val="-5"/>
        <w:w w:val="100"/>
        <w:sz w:val="24"/>
        <w:szCs w:val="24"/>
      </w:rPr>
    </w:lvl>
    <w:lvl w:ilvl="2">
      <w:start w:val="1"/>
      <w:numFmt w:val="lowerLetter"/>
      <w:lvlText w:val="%3."/>
      <w:lvlJc w:val="left"/>
      <w:pPr>
        <w:ind w:left="1540" w:hanging="360"/>
      </w:pPr>
      <w:rPr>
        <w:sz w:val="24"/>
        <w:szCs w:val="24"/>
      </w:rPr>
    </w:lvl>
    <w:lvl w:ilvl="3">
      <w:numFmt w:val="bullet"/>
      <w:lvlText w:val="•"/>
      <w:lvlJc w:val="left"/>
      <w:pPr>
        <w:ind w:left="1540" w:hanging="360"/>
      </w:pPr>
    </w:lvl>
    <w:lvl w:ilvl="4">
      <w:numFmt w:val="bullet"/>
      <w:lvlText w:val="•"/>
      <w:lvlJc w:val="left"/>
      <w:pPr>
        <w:ind w:left="2780" w:hanging="360"/>
      </w:pPr>
    </w:lvl>
    <w:lvl w:ilvl="5">
      <w:numFmt w:val="bullet"/>
      <w:lvlText w:val="•"/>
      <w:lvlJc w:val="left"/>
      <w:pPr>
        <w:ind w:left="4021" w:hanging="360"/>
      </w:pPr>
    </w:lvl>
    <w:lvl w:ilvl="6">
      <w:numFmt w:val="bullet"/>
      <w:lvlText w:val="•"/>
      <w:lvlJc w:val="left"/>
      <w:pPr>
        <w:ind w:left="5262" w:hanging="360"/>
      </w:pPr>
    </w:lvl>
    <w:lvl w:ilvl="7">
      <w:numFmt w:val="bullet"/>
      <w:lvlText w:val="•"/>
      <w:lvlJc w:val="left"/>
      <w:pPr>
        <w:ind w:left="6503" w:hanging="360"/>
      </w:pPr>
    </w:lvl>
    <w:lvl w:ilvl="8">
      <w:numFmt w:val="bullet"/>
      <w:lvlText w:val="•"/>
      <w:lvlJc w:val="left"/>
      <w:pPr>
        <w:ind w:left="7744" w:hanging="360"/>
      </w:pPr>
    </w:lvl>
  </w:abstractNum>
  <w:abstractNum w:abstractNumId="1" w15:restartNumberingAfterBreak="0">
    <w:nsid w:val="000E4432"/>
    <w:multiLevelType w:val="hybridMultilevel"/>
    <w:tmpl w:val="EEEEA928"/>
    <w:lvl w:ilvl="0" w:tplc="D418379C">
      <w:start w:val="2"/>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0FF56EC"/>
    <w:multiLevelType w:val="hybridMultilevel"/>
    <w:tmpl w:val="A18E5F5C"/>
    <w:lvl w:ilvl="0" w:tplc="B9C65F78">
      <w:start w:val="1"/>
      <w:numFmt w:val="upperLetter"/>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3EC2C06"/>
    <w:multiLevelType w:val="multilevel"/>
    <w:tmpl w:val="522E113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50115E6"/>
    <w:multiLevelType w:val="hybridMultilevel"/>
    <w:tmpl w:val="2C7A947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9581975"/>
    <w:multiLevelType w:val="hybridMultilevel"/>
    <w:tmpl w:val="BF98AA8C"/>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6" w15:restartNumberingAfterBreak="0">
    <w:nsid w:val="0DEF3567"/>
    <w:multiLevelType w:val="hybridMultilevel"/>
    <w:tmpl w:val="E7EA9692"/>
    <w:lvl w:ilvl="0" w:tplc="148A7AC2">
      <w:numFmt w:val="bullet"/>
      <w:lvlText w:val="-"/>
      <w:lvlJc w:val="left"/>
      <w:pPr>
        <w:ind w:left="720" w:hanging="360"/>
      </w:pPr>
      <w:rPr>
        <w:rFonts w:ascii="Segoe UI" w:eastAsia="Times New Roman" w:hAnsi="Segoe UI" w:cs="Segoe UI" w:hint="default"/>
        <w:sz w:val="18"/>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AAE3F23"/>
    <w:multiLevelType w:val="multilevel"/>
    <w:tmpl w:val="A33CD6E2"/>
    <w:lvl w:ilvl="0">
      <w:start w:val="1"/>
      <w:numFmt w:val="decimal"/>
      <w:lvlText w:val="%1."/>
      <w:lvlJc w:val="left"/>
      <w:pPr>
        <w:ind w:left="3787" w:hanging="348"/>
      </w:pPr>
      <w:rPr>
        <w:rFonts w:ascii="Times New Roman" w:eastAsia="Times New Roman" w:hAnsi="Times New Roman" w:cs="Times New Roman"/>
        <w:b w:val="0"/>
        <w:sz w:val="24"/>
        <w:szCs w:val="24"/>
      </w:rPr>
    </w:lvl>
    <w:lvl w:ilvl="1">
      <w:start w:val="1"/>
      <w:numFmt w:val="decimal"/>
      <w:lvlText w:val="%2)"/>
      <w:lvlJc w:val="left"/>
      <w:pPr>
        <w:ind w:left="1233" w:hanging="425"/>
      </w:pPr>
      <w:rPr>
        <w:rFonts w:ascii="Times New Roman" w:eastAsia="Times New Roman" w:hAnsi="Times New Roman" w:cs="Times New Roman"/>
        <w:b w:val="0"/>
        <w:sz w:val="24"/>
        <w:szCs w:val="24"/>
      </w:rPr>
    </w:lvl>
    <w:lvl w:ilvl="2">
      <w:numFmt w:val="bullet"/>
      <w:lvlText w:val="•"/>
      <w:lvlJc w:val="left"/>
      <w:pPr>
        <w:ind w:left="4496" w:hanging="425"/>
      </w:pPr>
    </w:lvl>
    <w:lvl w:ilvl="3">
      <w:numFmt w:val="bullet"/>
      <w:lvlText w:val="•"/>
      <w:lvlJc w:val="left"/>
      <w:pPr>
        <w:ind w:left="5212" w:hanging="425"/>
      </w:pPr>
    </w:lvl>
    <w:lvl w:ilvl="4">
      <w:numFmt w:val="bullet"/>
      <w:lvlText w:val="•"/>
      <w:lvlJc w:val="left"/>
      <w:pPr>
        <w:ind w:left="5928" w:hanging="425"/>
      </w:pPr>
    </w:lvl>
    <w:lvl w:ilvl="5">
      <w:numFmt w:val="bullet"/>
      <w:lvlText w:val="•"/>
      <w:lvlJc w:val="left"/>
      <w:pPr>
        <w:ind w:left="6645" w:hanging="425"/>
      </w:pPr>
    </w:lvl>
    <w:lvl w:ilvl="6">
      <w:numFmt w:val="bullet"/>
      <w:lvlText w:val="•"/>
      <w:lvlJc w:val="left"/>
      <w:pPr>
        <w:ind w:left="7361" w:hanging="425"/>
      </w:pPr>
    </w:lvl>
    <w:lvl w:ilvl="7">
      <w:numFmt w:val="bullet"/>
      <w:lvlText w:val="•"/>
      <w:lvlJc w:val="left"/>
      <w:pPr>
        <w:ind w:left="8077" w:hanging="425"/>
      </w:pPr>
    </w:lvl>
    <w:lvl w:ilvl="8">
      <w:numFmt w:val="bullet"/>
      <w:lvlText w:val="•"/>
      <w:lvlJc w:val="left"/>
      <w:pPr>
        <w:ind w:left="8793" w:hanging="425"/>
      </w:pPr>
    </w:lvl>
  </w:abstractNum>
  <w:abstractNum w:abstractNumId="8" w15:restartNumberingAfterBreak="0">
    <w:nsid w:val="259F0149"/>
    <w:multiLevelType w:val="multilevel"/>
    <w:tmpl w:val="D316B07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22C0039"/>
    <w:multiLevelType w:val="hybridMultilevel"/>
    <w:tmpl w:val="0A3AB6F4"/>
    <w:lvl w:ilvl="0" w:tplc="5D5ADC0A">
      <w:start w:val="1"/>
      <w:numFmt w:val="decimal"/>
      <w:lvlText w:val="%1."/>
      <w:lvlJc w:val="left"/>
      <w:pPr>
        <w:ind w:left="2100" w:hanging="360"/>
      </w:pPr>
    </w:lvl>
    <w:lvl w:ilvl="1" w:tplc="38090019" w:tentative="1">
      <w:start w:val="1"/>
      <w:numFmt w:val="lowerLetter"/>
      <w:lvlText w:val="%2."/>
      <w:lvlJc w:val="left"/>
      <w:pPr>
        <w:ind w:left="2820" w:hanging="360"/>
      </w:pPr>
    </w:lvl>
    <w:lvl w:ilvl="2" w:tplc="3809001B" w:tentative="1">
      <w:start w:val="1"/>
      <w:numFmt w:val="lowerRoman"/>
      <w:lvlText w:val="%3."/>
      <w:lvlJc w:val="right"/>
      <w:pPr>
        <w:ind w:left="3540" w:hanging="180"/>
      </w:pPr>
    </w:lvl>
    <w:lvl w:ilvl="3" w:tplc="3809000F" w:tentative="1">
      <w:start w:val="1"/>
      <w:numFmt w:val="decimal"/>
      <w:lvlText w:val="%4."/>
      <w:lvlJc w:val="left"/>
      <w:pPr>
        <w:ind w:left="4260" w:hanging="360"/>
      </w:pPr>
    </w:lvl>
    <w:lvl w:ilvl="4" w:tplc="38090019" w:tentative="1">
      <w:start w:val="1"/>
      <w:numFmt w:val="lowerLetter"/>
      <w:lvlText w:val="%5."/>
      <w:lvlJc w:val="left"/>
      <w:pPr>
        <w:ind w:left="4980" w:hanging="360"/>
      </w:pPr>
    </w:lvl>
    <w:lvl w:ilvl="5" w:tplc="3809001B" w:tentative="1">
      <w:start w:val="1"/>
      <w:numFmt w:val="lowerRoman"/>
      <w:lvlText w:val="%6."/>
      <w:lvlJc w:val="right"/>
      <w:pPr>
        <w:ind w:left="5700" w:hanging="180"/>
      </w:pPr>
    </w:lvl>
    <w:lvl w:ilvl="6" w:tplc="3809000F" w:tentative="1">
      <w:start w:val="1"/>
      <w:numFmt w:val="decimal"/>
      <w:lvlText w:val="%7."/>
      <w:lvlJc w:val="left"/>
      <w:pPr>
        <w:ind w:left="6420" w:hanging="360"/>
      </w:pPr>
    </w:lvl>
    <w:lvl w:ilvl="7" w:tplc="38090019" w:tentative="1">
      <w:start w:val="1"/>
      <w:numFmt w:val="lowerLetter"/>
      <w:lvlText w:val="%8."/>
      <w:lvlJc w:val="left"/>
      <w:pPr>
        <w:ind w:left="7140" w:hanging="360"/>
      </w:pPr>
    </w:lvl>
    <w:lvl w:ilvl="8" w:tplc="3809001B" w:tentative="1">
      <w:start w:val="1"/>
      <w:numFmt w:val="lowerRoman"/>
      <w:lvlText w:val="%9."/>
      <w:lvlJc w:val="right"/>
      <w:pPr>
        <w:ind w:left="7860" w:hanging="180"/>
      </w:pPr>
    </w:lvl>
  </w:abstractNum>
  <w:abstractNum w:abstractNumId="10" w15:restartNumberingAfterBreak="0">
    <w:nsid w:val="33C13C17"/>
    <w:multiLevelType w:val="multilevel"/>
    <w:tmpl w:val="102CB9C2"/>
    <w:lvl w:ilvl="0">
      <w:start w:val="2"/>
      <w:numFmt w:val="decimal"/>
      <w:lvlText w:val="%1"/>
      <w:lvlJc w:val="left"/>
      <w:pPr>
        <w:ind w:left="360" w:hanging="360"/>
      </w:pPr>
      <w:rPr>
        <w:rFonts w:hint="default"/>
        <w:b w:val="0"/>
        <w:i/>
      </w:rPr>
    </w:lvl>
    <w:lvl w:ilvl="1">
      <w:start w:val="7"/>
      <w:numFmt w:val="decimal"/>
      <w:lvlText w:val="%1.%2"/>
      <w:lvlJc w:val="left"/>
      <w:pPr>
        <w:ind w:left="1180" w:hanging="360"/>
      </w:pPr>
      <w:rPr>
        <w:rFonts w:hint="default"/>
        <w:b w:val="0"/>
        <w:i/>
      </w:rPr>
    </w:lvl>
    <w:lvl w:ilvl="2">
      <w:start w:val="1"/>
      <w:numFmt w:val="decimal"/>
      <w:lvlText w:val="%1.%2.%3"/>
      <w:lvlJc w:val="left"/>
      <w:pPr>
        <w:ind w:left="2360" w:hanging="720"/>
      </w:pPr>
      <w:rPr>
        <w:rFonts w:hint="default"/>
        <w:b w:val="0"/>
        <w:i/>
      </w:rPr>
    </w:lvl>
    <w:lvl w:ilvl="3">
      <w:start w:val="1"/>
      <w:numFmt w:val="decimal"/>
      <w:lvlText w:val="%1.%2.%3.%4"/>
      <w:lvlJc w:val="left"/>
      <w:pPr>
        <w:ind w:left="3180" w:hanging="720"/>
      </w:pPr>
      <w:rPr>
        <w:rFonts w:hint="default"/>
        <w:b w:val="0"/>
        <w:i/>
      </w:rPr>
    </w:lvl>
    <w:lvl w:ilvl="4">
      <w:start w:val="1"/>
      <w:numFmt w:val="decimal"/>
      <w:lvlText w:val="%1.%2.%3.%4.%5"/>
      <w:lvlJc w:val="left"/>
      <w:pPr>
        <w:ind w:left="4360" w:hanging="1080"/>
      </w:pPr>
      <w:rPr>
        <w:rFonts w:hint="default"/>
        <w:b w:val="0"/>
        <w:i/>
      </w:rPr>
    </w:lvl>
    <w:lvl w:ilvl="5">
      <w:start w:val="1"/>
      <w:numFmt w:val="decimal"/>
      <w:lvlText w:val="%1.%2.%3.%4.%5.%6"/>
      <w:lvlJc w:val="left"/>
      <w:pPr>
        <w:ind w:left="5180" w:hanging="1080"/>
      </w:pPr>
      <w:rPr>
        <w:rFonts w:hint="default"/>
        <w:b w:val="0"/>
        <w:i/>
      </w:rPr>
    </w:lvl>
    <w:lvl w:ilvl="6">
      <w:start w:val="1"/>
      <w:numFmt w:val="decimal"/>
      <w:lvlText w:val="%1.%2.%3.%4.%5.%6.%7"/>
      <w:lvlJc w:val="left"/>
      <w:pPr>
        <w:ind w:left="6360" w:hanging="1440"/>
      </w:pPr>
      <w:rPr>
        <w:rFonts w:hint="default"/>
        <w:b w:val="0"/>
        <w:i/>
      </w:rPr>
    </w:lvl>
    <w:lvl w:ilvl="7">
      <w:start w:val="1"/>
      <w:numFmt w:val="decimal"/>
      <w:lvlText w:val="%1.%2.%3.%4.%5.%6.%7.%8"/>
      <w:lvlJc w:val="left"/>
      <w:pPr>
        <w:ind w:left="7180" w:hanging="1440"/>
      </w:pPr>
      <w:rPr>
        <w:rFonts w:hint="default"/>
        <w:b w:val="0"/>
        <w:i/>
      </w:rPr>
    </w:lvl>
    <w:lvl w:ilvl="8">
      <w:start w:val="1"/>
      <w:numFmt w:val="decimal"/>
      <w:lvlText w:val="%1.%2.%3.%4.%5.%6.%7.%8.%9"/>
      <w:lvlJc w:val="left"/>
      <w:pPr>
        <w:ind w:left="8360" w:hanging="1800"/>
      </w:pPr>
      <w:rPr>
        <w:rFonts w:hint="default"/>
        <w:b w:val="0"/>
        <w:i/>
      </w:rPr>
    </w:lvl>
  </w:abstractNum>
  <w:abstractNum w:abstractNumId="11" w15:restartNumberingAfterBreak="0">
    <w:nsid w:val="355E607F"/>
    <w:multiLevelType w:val="hybridMultilevel"/>
    <w:tmpl w:val="FFFFFFFF"/>
    <w:lvl w:ilvl="0" w:tplc="EC5C0328">
      <w:start w:val="1"/>
      <w:numFmt w:val="bullet"/>
      <w:lvlText w:val=""/>
      <w:lvlJc w:val="left"/>
      <w:pPr>
        <w:ind w:left="720" w:hanging="360"/>
      </w:pPr>
      <w:rPr>
        <w:rFonts w:ascii="Wingdings" w:hAnsi="Wingdings" w:hint="default"/>
      </w:rPr>
    </w:lvl>
    <w:lvl w:ilvl="1" w:tplc="83E8C6C8">
      <w:start w:val="1"/>
      <w:numFmt w:val="bullet"/>
      <w:lvlText w:val="o"/>
      <w:lvlJc w:val="left"/>
      <w:pPr>
        <w:ind w:left="1440" w:hanging="360"/>
      </w:pPr>
      <w:rPr>
        <w:rFonts w:ascii="Courier New" w:hAnsi="Courier New" w:hint="default"/>
      </w:rPr>
    </w:lvl>
    <w:lvl w:ilvl="2" w:tplc="94FE4F68">
      <w:start w:val="1"/>
      <w:numFmt w:val="bullet"/>
      <w:lvlText w:val=""/>
      <w:lvlJc w:val="left"/>
      <w:pPr>
        <w:ind w:left="2160" w:hanging="360"/>
      </w:pPr>
      <w:rPr>
        <w:rFonts w:ascii="Wingdings" w:hAnsi="Wingdings" w:hint="default"/>
      </w:rPr>
    </w:lvl>
    <w:lvl w:ilvl="3" w:tplc="D4926AF8">
      <w:start w:val="1"/>
      <w:numFmt w:val="bullet"/>
      <w:lvlText w:val=""/>
      <w:lvlJc w:val="left"/>
      <w:pPr>
        <w:ind w:left="2880" w:hanging="360"/>
      </w:pPr>
      <w:rPr>
        <w:rFonts w:ascii="Symbol" w:hAnsi="Symbol" w:hint="default"/>
      </w:rPr>
    </w:lvl>
    <w:lvl w:ilvl="4" w:tplc="2D06ABB2">
      <w:start w:val="1"/>
      <w:numFmt w:val="bullet"/>
      <w:lvlText w:val="o"/>
      <w:lvlJc w:val="left"/>
      <w:pPr>
        <w:ind w:left="3600" w:hanging="360"/>
      </w:pPr>
      <w:rPr>
        <w:rFonts w:ascii="Courier New" w:hAnsi="Courier New" w:hint="default"/>
      </w:rPr>
    </w:lvl>
    <w:lvl w:ilvl="5" w:tplc="6F826AE0">
      <w:start w:val="1"/>
      <w:numFmt w:val="bullet"/>
      <w:lvlText w:val=""/>
      <w:lvlJc w:val="left"/>
      <w:pPr>
        <w:ind w:left="4320" w:hanging="360"/>
      </w:pPr>
      <w:rPr>
        <w:rFonts w:ascii="Wingdings" w:hAnsi="Wingdings" w:hint="default"/>
      </w:rPr>
    </w:lvl>
    <w:lvl w:ilvl="6" w:tplc="7968F072">
      <w:start w:val="1"/>
      <w:numFmt w:val="bullet"/>
      <w:lvlText w:val=""/>
      <w:lvlJc w:val="left"/>
      <w:pPr>
        <w:ind w:left="5040" w:hanging="360"/>
      </w:pPr>
      <w:rPr>
        <w:rFonts w:ascii="Symbol" w:hAnsi="Symbol" w:hint="default"/>
      </w:rPr>
    </w:lvl>
    <w:lvl w:ilvl="7" w:tplc="FCE68D7C">
      <w:start w:val="1"/>
      <w:numFmt w:val="bullet"/>
      <w:lvlText w:val="o"/>
      <w:lvlJc w:val="left"/>
      <w:pPr>
        <w:ind w:left="5760" w:hanging="360"/>
      </w:pPr>
      <w:rPr>
        <w:rFonts w:ascii="Courier New" w:hAnsi="Courier New" w:hint="default"/>
      </w:rPr>
    </w:lvl>
    <w:lvl w:ilvl="8" w:tplc="6F0E0444">
      <w:start w:val="1"/>
      <w:numFmt w:val="bullet"/>
      <w:lvlText w:val=""/>
      <w:lvlJc w:val="left"/>
      <w:pPr>
        <w:ind w:left="6480" w:hanging="360"/>
      </w:pPr>
      <w:rPr>
        <w:rFonts w:ascii="Wingdings" w:hAnsi="Wingdings" w:hint="default"/>
      </w:rPr>
    </w:lvl>
  </w:abstractNum>
  <w:abstractNum w:abstractNumId="12" w15:restartNumberingAfterBreak="0">
    <w:nsid w:val="36482CFE"/>
    <w:multiLevelType w:val="multilevel"/>
    <w:tmpl w:val="CE284AF2"/>
    <w:lvl w:ilvl="0">
      <w:start w:val="1"/>
      <w:numFmt w:val="upperLetter"/>
      <w:lvlText w:val="%1."/>
      <w:lvlJc w:val="left"/>
      <w:pPr>
        <w:ind w:left="527" w:hanging="428"/>
      </w:pPr>
      <w:rPr>
        <w:b/>
        <w:bCs/>
        <w:spacing w:val="-1"/>
        <w:w w:val="100"/>
      </w:rPr>
    </w:lvl>
    <w:lvl w:ilvl="1">
      <w:start w:val="1"/>
      <w:numFmt w:val="decimal"/>
      <w:lvlText w:val="%2."/>
      <w:lvlJc w:val="left"/>
      <w:pPr>
        <w:ind w:left="820" w:hanging="360"/>
      </w:pPr>
      <w:rPr>
        <w:rFonts w:ascii="Times New Roman" w:hAnsi="Times New Roman" w:cs="Times New Roman"/>
        <w:b/>
        <w:bCs/>
        <w:spacing w:val="-5"/>
        <w:w w:val="100"/>
        <w:sz w:val="24"/>
        <w:szCs w:val="24"/>
      </w:rPr>
    </w:lvl>
    <w:lvl w:ilvl="2">
      <w:start w:val="1"/>
      <w:numFmt w:val="lowerLetter"/>
      <w:lvlText w:val="%3."/>
      <w:lvlJc w:val="left"/>
      <w:pPr>
        <w:ind w:left="1540" w:hanging="360"/>
      </w:pPr>
      <w:rPr>
        <w:sz w:val="24"/>
        <w:szCs w:val="24"/>
      </w:rPr>
    </w:lvl>
    <w:lvl w:ilvl="3">
      <w:numFmt w:val="bullet"/>
      <w:lvlText w:val="•"/>
      <w:lvlJc w:val="left"/>
      <w:pPr>
        <w:ind w:left="1540" w:hanging="360"/>
      </w:pPr>
    </w:lvl>
    <w:lvl w:ilvl="4">
      <w:numFmt w:val="bullet"/>
      <w:lvlText w:val="•"/>
      <w:lvlJc w:val="left"/>
      <w:pPr>
        <w:ind w:left="2780" w:hanging="360"/>
      </w:pPr>
    </w:lvl>
    <w:lvl w:ilvl="5">
      <w:numFmt w:val="bullet"/>
      <w:lvlText w:val="•"/>
      <w:lvlJc w:val="left"/>
      <w:pPr>
        <w:ind w:left="4021" w:hanging="360"/>
      </w:pPr>
    </w:lvl>
    <w:lvl w:ilvl="6">
      <w:numFmt w:val="bullet"/>
      <w:lvlText w:val="•"/>
      <w:lvlJc w:val="left"/>
      <w:pPr>
        <w:ind w:left="5262" w:hanging="360"/>
      </w:pPr>
    </w:lvl>
    <w:lvl w:ilvl="7">
      <w:numFmt w:val="bullet"/>
      <w:lvlText w:val="•"/>
      <w:lvlJc w:val="left"/>
      <w:pPr>
        <w:ind w:left="6503" w:hanging="360"/>
      </w:pPr>
    </w:lvl>
    <w:lvl w:ilvl="8">
      <w:numFmt w:val="bullet"/>
      <w:lvlText w:val="•"/>
      <w:lvlJc w:val="left"/>
      <w:pPr>
        <w:ind w:left="7744" w:hanging="360"/>
      </w:pPr>
    </w:lvl>
  </w:abstractNum>
  <w:abstractNum w:abstractNumId="13" w15:restartNumberingAfterBreak="0">
    <w:nsid w:val="36E22992"/>
    <w:multiLevelType w:val="multilevel"/>
    <w:tmpl w:val="EA9E3B7E"/>
    <w:lvl w:ilvl="0">
      <w:start w:val="1"/>
      <w:numFmt w:val="decimal"/>
      <w:lvlText w:val="%1)"/>
      <w:lvlJc w:val="left"/>
      <w:pPr>
        <w:ind w:left="1440" w:hanging="360"/>
      </w:pPr>
    </w:lvl>
    <w:lvl w:ilvl="1">
      <w:start w:val="1"/>
      <w:numFmt w:val="lowerLetter"/>
      <w:lvlText w:val="%2."/>
      <w:lvlJc w:val="left"/>
      <w:pPr>
        <w:ind w:left="2160" w:hanging="360"/>
      </w:pPr>
      <w:rPr>
        <w:i w:val="0"/>
        <w:iCs/>
      </w:rPr>
    </w:lvl>
    <w:lvl w:ilvl="2">
      <w:start w:val="1"/>
      <w:numFmt w:val="lowerRoman"/>
      <w:lvlText w:val="%3."/>
      <w:lvlJc w:val="right"/>
      <w:pPr>
        <w:ind w:left="2880" w:hanging="180"/>
      </w:pPr>
    </w:lvl>
    <w:lvl w:ilvl="3">
      <w:start w:val="1"/>
      <w:numFmt w:val="decimal"/>
      <w:lvlText w:val="%4."/>
      <w:lvlJc w:val="left"/>
      <w:pPr>
        <w:ind w:left="4188"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387648CA"/>
    <w:multiLevelType w:val="multilevel"/>
    <w:tmpl w:val="6EC4D7B8"/>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9967C28"/>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BB392CE"/>
    <w:multiLevelType w:val="hybridMultilevel"/>
    <w:tmpl w:val="FFFFFFFF"/>
    <w:lvl w:ilvl="0" w:tplc="DC2E5F4A">
      <w:start w:val="1"/>
      <w:numFmt w:val="lowerLetter"/>
      <w:lvlText w:val="%1."/>
      <w:lvlJc w:val="left"/>
      <w:pPr>
        <w:ind w:left="720" w:hanging="360"/>
      </w:pPr>
    </w:lvl>
    <w:lvl w:ilvl="1" w:tplc="FCAE3BCE">
      <w:start w:val="1"/>
      <w:numFmt w:val="lowerLetter"/>
      <w:lvlText w:val="%2."/>
      <w:lvlJc w:val="left"/>
      <w:pPr>
        <w:ind w:left="1440" w:hanging="360"/>
      </w:pPr>
    </w:lvl>
    <w:lvl w:ilvl="2" w:tplc="A1B4E4F8">
      <w:start w:val="1"/>
      <w:numFmt w:val="lowerRoman"/>
      <w:lvlText w:val="%3."/>
      <w:lvlJc w:val="right"/>
      <w:pPr>
        <w:ind w:left="2160" w:hanging="180"/>
      </w:pPr>
    </w:lvl>
    <w:lvl w:ilvl="3" w:tplc="97F043A8">
      <w:start w:val="1"/>
      <w:numFmt w:val="decimal"/>
      <w:lvlText w:val="%4."/>
      <w:lvlJc w:val="left"/>
      <w:pPr>
        <w:ind w:left="2880" w:hanging="360"/>
      </w:pPr>
    </w:lvl>
    <w:lvl w:ilvl="4" w:tplc="19AC54BA">
      <w:start w:val="1"/>
      <w:numFmt w:val="lowerLetter"/>
      <w:lvlText w:val="%5."/>
      <w:lvlJc w:val="left"/>
      <w:pPr>
        <w:ind w:left="3600" w:hanging="360"/>
      </w:pPr>
    </w:lvl>
    <w:lvl w:ilvl="5" w:tplc="D5907CDE">
      <w:start w:val="1"/>
      <w:numFmt w:val="lowerRoman"/>
      <w:lvlText w:val="%6."/>
      <w:lvlJc w:val="right"/>
      <w:pPr>
        <w:ind w:left="4320" w:hanging="180"/>
      </w:pPr>
    </w:lvl>
    <w:lvl w:ilvl="6" w:tplc="CDBC5178">
      <w:start w:val="1"/>
      <w:numFmt w:val="decimal"/>
      <w:lvlText w:val="%7."/>
      <w:lvlJc w:val="left"/>
      <w:pPr>
        <w:ind w:left="5040" w:hanging="360"/>
      </w:pPr>
    </w:lvl>
    <w:lvl w:ilvl="7" w:tplc="DD1620CA">
      <w:start w:val="1"/>
      <w:numFmt w:val="lowerLetter"/>
      <w:lvlText w:val="%8."/>
      <w:lvlJc w:val="left"/>
      <w:pPr>
        <w:ind w:left="5760" w:hanging="360"/>
      </w:pPr>
    </w:lvl>
    <w:lvl w:ilvl="8" w:tplc="5F7CAF46">
      <w:start w:val="1"/>
      <w:numFmt w:val="lowerRoman"/>
      <w:lvlText w:val="%9."/>
      <w:lvlJc w:val="right"/>
      <w:pPr>
        <w:ind w:left="6480" w:hanging="180"/>
      </w:pPr>
    </w:lvl>
  </w:abstractNum>
  <w:abstractNum w:abstractNumId="17" w15:restartNumberingAfterBreak="0">
    <w:nsid w:val="425D6D56"/>
    <w:multiLevelType w:val="hybridMultilevel"/>
    <w:tmpl w:val="FFFFFFFF"/>
    <w:lvl w:ilvl="0" w:tplc="3792475C">
      <w:start w:val="1"/>
      <w:numFmt w:val="bullet"/>
      <w:lvlText w:val=""/>
      <w:lvlJc w:val="left"/>
      <w:pPr>
        <w:ind w:left="720" w:hanging="360"/>
      </w:pPr>
      <w:rPr>
        <w:rFonts w:ascii="Symbol" w:hAnsi="Symbol" w:hint="default"/>
      </w:rPr>
    </w:lvl>
    <w:lvl w:ilvl="1" w:tplc="1332AB96">
      <w:start w:val="1"/>
      <w:numFmt w:val="bullet"/>
      <w:lvlText w:val="o"/>
      <w:lvlJc w:val="left"/>
      <w:pPr>
        <w:ind w:left="1440" w:hanging="360"/>
      </w:pPr>
      <w:rPr>
        <w:rFonts w:ascii="Courier New" w:hAnsi="Courier New" w:hint="default"/>
      </w:rPr>
    </w:lvl>
    <w:lvl w:ilvl="2" w:tplc="3BEEA1C2">
      <w:start w:val="1"/>
      <w:numFmt w:val="bullet"/>
      <w:lvlText w:val=""/>
      <w:lvlJc w:val="left"/>
      <w:pPr>
        <w:ind w:left="2160" w:hanging="360"/>
      </w:pPr>
      <w:rPr>
        <w:rFonts w:ascii="Wingdings" w:hAnsi="Wingdings" w:hint="default"/>
      </w:rPr>
    </w:lvl>
    <w:lvl w:ilvl="3" w:tplc="398C3712">
      <w:start w:val="1"/>
      <w:numFmt w:val="bullet"/>
      <w:lvlText w:val=""/>
      <w:lvlJc w:val="left"/>
      <w:pPr>
        <w:ind w:left="2880" w:hanging="360"/>
      </w:pPr>
      <w:rPr>
        <w:rFonts w:ascii="Symbol" w:hAnsi="Symbol" w:hint="default"/>
      </w:rPr>
    </w:lvl>
    <w:lvl w:ilvl="4" w:tplc="2F7E5AAE">
      <w:start w:val="1"/>
      <w:numFmt w:val="bullet"/>
      <w:lvlText w:val="o"/>
      <w:lvlJc w:val="left"/>
      <w:pPr>
        <w:ind w:left="3600" w:hanging="360"/>
      </w:pPr>
      <w:rPr>
        <w:rFonts w:ascii="Courier New" w:hAnsi="Courier New" w:hint="default"/>
      </w:rPr>
    </w:lvl>
    <w:lvl w:ilvl="5" w:tplc="1FAC4D5C">
      <w:start w:val="1"/>
      <w:numFmt w:val="bullet"/>
      <w:lvlText w:val=""/>
      <w:lvlJc w:val="left"/>
      <w:pPr>
        <w:ind w:left="4320" w:hanging="360"/>
      </w:pPr>
      <w:rPr>
        <w:rFonts w:ascii="Wingdings" w:hAnsi="Wingdings" w:hint="default"/>
      </w:rPr>
    </w:lvl>
    <w:lvl w:ilvl="6" w:tplc="3D3EDA80">
      <w:start w:val="1"/>
      <w:numFmt w:val="bullet"/>
      <w:lvlText w:val=""/>
      <w:lvlJc w:val="left"/>
      <w:pPr>
        <w:ind w:left="5040" w:hanging="360"/>
      </w:pPr>
      <w:rPr>
        <w:rFonts w:ascii="Symbol" w:hAnsi="Symbol" w:hint="default"/>
      </w:rPr>
    </w:lvl>
    <w:lvl w:ilvl="7" w:tplc="1F6CF1D8">
      <w:start w:val="1"/>
      <w:numFmt w:val="bullet"/>
      <w:lvlText w:val="o"/>
      <w:lvlJc w:val="left"/>
      <w:pPr>
        <w:ind w:left="5760" w:hanging="360"/>
      </w:pPr>
      <w:rPr>
        <w:rFonts w:ascii="Courier New" w:hAnsi="Courier New" w:hint="default"/>
      </w:rPr>
    </w:lvl>
    <w:lvl w:ilvl="8" w:tplc="92F8C418">
      <w:start w:val="1"/>
      <w:numFmt w:val="bullet"/>
      <w:lvlText w:val=""/>
      <w:lvlJc w:val="left"/>
      <w:pPr>
        <w:ind w:left="6480" w:hanging="360"/>
      </w:pPr>
      <w:rPr>
        <w:rFonts w:ascii="Wingdings" w:hAnsi="Wingdings" w:hint="default"/>
      </w:rPr>
    </w:lvl>
  </w:abstractNum>
  <w:abstractNum w:abstractNumId="18" w15:restartNumberingAfterBreak="0">
    <w:nsid w:val="42F24DC3"/>
    <w:multiLevelType w:val="hybridMultilevel"/>
    <w:tmpl w:val="FFFFFFFF"/>
    <w:lvl w:ilvl="0" w:tplc="D4EA9CBA">
      <w:start w:val="1"/>
      <w:numFmt w:val="bullet"/>
      <w:lvlText w:val=""/>
      <w:lvlJc w:val="left"/>
      <w:pPr>
        <w:ind w:left="720" w:hanging="360"/>
      </w:pPr>
      <w:rPr>
        <w:rFonts w:ascii="Symbol" w:hAnsi="Symbol" w:hint="default"/>
      </w:rPr>
    </w:lvl>
    <w:lvl w:ilvl="1" w:tplc="3BB279A4">
      <w:start w:val="1"/>
      <w:numFmt w:val="bullet"/>
      <w:lvlText w:val="o"/>
      <w:lvlJc w:val="left"/>
      <w:pPr>
        <w:ind w:left="1440" w:hanging="360"/>
      </w:pPr>
      <w:rPr>
        <w:rFonts w:ascii="Courier New" w:hAnsi="Courier New" w:hint="default"/>
      </w:rPr>
    </w:lvl>
    <w:lvl w:ilvl="2" w:tplc="F026A944">
      <w:start w:val="1"/>
      <w:numFmt w:val="bullet"/>
      <w:lvlText w:val=""/>
      <w:lvlJc w:val="left"/>
      <w:pPr>
        <w:ind w:left="2160" w:hanging="360"/>
      </w:pPr>
      <w:rPr>
        <w:rFonts w:ascii="Symbol" w:hAnsi="Symbol" w:hint="default"/>
      </w:rPr>
    </w:lvl>
    <w:lvl w:ilvl="3" w:tplc="32A444B4">
      <w:start w:val="1"/>
      <w:numFmt w:val="bullet"/>
      <w:lvlText w:val=""/>
      <w:lvlJc w:val="left"/>
      <w:pPr>
        <w:ind w:left="2880" w:hanging="360"/>
      </w:pPr>
      <w:rPr>
        <w:rFonts w:ascii="Symbol" w:hAnsi="Symbol" w:hint="default"/>
      </w:rPr>
    </w:lvl>
    <w:lvl w:ilvl="4" w:tplc="314468CC">
      <w:start w:val="1"/>
      <w:numFmt w:val="bullet"/>
      <w:lvlText w:val="o"/>
      <w:lvlJc w:val="left"/>
      <w:pPr>
        <w:ind w:left="3600" w:hanging="360"/>
      </w:pPr>
      <w:rPr>
        <w:rFonts w:ascii="Courier New" w:hAnsi="Courier New" w:hint="default"/>
      </w:rPr>
    </w:lvl>
    <w:lvl w:ilvl="5" w:tplc="FAA2CEE0">
      <w:start w:val="1"/>
      <w:numFmt w:val="bullet"/>
      <w:lvlText w:val=""/>
      <w:lvlJc w:val="left"/>
      <w:pPr>
        <w:ind w:left="4320" w:hanging="360"/>
      </w:pPr>
      <w:rPr>
        <w:rFonts w:ascii="Wingdings" w:hAnsi="Wingdings" w:hint="default"/>
      </w:rPr>
    </w:lvl>
    <w:lvl w:ilvl="6" w:tplc="FB98ACBA">
      <w:start w:val="1"/>
      <w:numFmt w:val="bullet"/>
      <w:lvlText w:val=""/>
      <w:lvlJc w:val="left"/>
      <w:pPr>
        <w:ind w:left="5040" w:hanging="360"/>
      </w:pPr>
      <w:rPr>
        <w:rFonts w:ascii="Symbol" w:hAnsi="Symbol" w:hint="default"/>
      </w:rPr>
    </w:lvl>
    <w:lvl w:ilvl="7" w:tplc="EA8EE1DE">
      <w:start w:val="1"/>
      <w:numFmt w:val="bullet"/>
      <w:lvlText w:val="o"/>
      <w:lvlJc w:val="left"/>
      <w:pPr>
        <w:ind w:left="5760" w:hanging="360"/>
      </w:pPr>
      <w:rPr>
        <w:rFonts w:ascii="Courier New" w:hAnsi="Courier New" w:hint="default"/>
      </w:rPr>
    </w:lvl>
    <w:lvl w:ilvl="8" w:tplc="BE6A9B56">
      <w:start w:val="1"/>
      <w:numFmt w:val="bullet"/>
      <w:lvlText w:val=""/>
      <w:lvlJc w:val="left"/>
      <w:pPr>
        <w:ind w:left="6480" w:hanging="360"/>
      </w:pPr>
      <w:rPr>
        <w:rFonts w:ascii="Wingdings" w:hAnsi="Wingdings" w:hint="default"/>
      </w:rPr>
    </w:lvl>
  </w:abstractNum>
  <w:abstractNum w:abstractNumId="19" w15:restartNumberingAfterBreak="0">
    <w:nsid w:val="44A52203"/>
    <w:multiLevelType w:val="multilevel"/>
    <w:tmpl w:val="2C72A0DA"/>
    <w:lvl w:ilvl="0">
      <w:start w:val="1"/>
      <w:numFmt w:val="lowerLetter"/>
      <w:lvlText w:val="%1."/>
      <w:lvlJc w:val="left"/>
      <w:pPr>
        <w:ind w:left="827" w:hanging="360"/>
      </w:pPr>
      <w:rPr>
        <w:rFonts w:ascii="Times New Roman" w:eastAsia="Times New Roman" w:hAnsi="Times New Roman" w:cs="Times New Roman"/>
        <w:b w:val="0"/>
        <w:sz w:val="24"/>
        <w:szCs w:val="24"/>
      </w:rPr>
    </w:lvl>
    <w:lvl w:ilvl="1">
      <w:numFmt w:val="bullet"/>
      <w:lvlText w:val="•"/>
      <w:lvlJc w:val="left"/>
      <w:pPr>
        <w:ind w:left="1034" w:hanging="360"/>
      </w:pPr>
    </w:lvl>
    <w:lvl w:ilvl="2">
      <w:numFmt w:val="bullet"/>
      <w:lvlText w:val="•"/>
      <w:lvlJc w:val="left"/>
      <w:pPr>
        <w:ind w:left="1249" w:hanging="360"/>
      </w:pPr>
    </w:lvl>
    <w:lvl w:ilvl="3">
      <w:numFmt w:val="bullet"/>
      <w:lvlText w:val="•"/>
      <w:lvlJc w:val="left"/>
      <w:pPr>
        <w:ind w:left="1464" w:hanging="360"/>
      </w:pPr>
    </w:lvl>
    <w:lvl w:ilvl="4">
      <w:numFmt w:val="bullet"/>
      <w:lvlText w:val="•"/>
      <w:lvlJc w:val="left"/>
      <w:pPr>
        <w:ind w:left="1678" w:hanging="360"/>
      </w:pPr>
    </w:lvl>
    <w:lvl w:ilvl="5">
      <w:numFmt w:val="bullet"/>
      <w:lvlText w:val="•"/>
      <w:lvlJc w:val="left"/>
      <w:pPr>
        <w:ind w:left="1893" w:hanging="360"/>
      </w:pPr>
    </w:lvl>
    <w:lvl w:ilvl="6">
      <w:numFmt w:val="bullet"/>
      <w:lvlText w:val="•"/>
      <w:lvlJc w:val="left"/>
      <w:pPr>
        <w:ind w:left="2108" w:hanging="360"/>
      </w:pPr>
    </w:lvl>
    <w:lvl w:ilvl="7">
      <w:numFmt w:val="bullet"/>
      <w:lvlText w:val="•"/>
      <w:lvlJc w:val="left"/>
      <w:pPr>
        <w:ind w:left="2322" w:hanging="360"/>
      </w:pPr>
    </w:lvl>
    <w:lvl w:ilvl="8">
      <w:numFmt w:val="bullet"/>
      <w:lvlText w:val="•"/>
      <w:lvlJc w:val="left"/>
      <w:pPr>
        <w:ind w:left="2537" w:hanging="360"/>
      </w:pPr>
    </w:lvl>
  </w:abstractNum>
  <w:abstractNum w:abstractNumId="20" w15:restartNumberingAfterBreak="0">
    <w:nsid w:val="45162135"/>
    <w:multiLevelType w:val="multilevel"/>
    <w:tmpl w:val="46FA5FAA"/>
    <w:lvl w:ilvl="0">
      <w:start w:val="2"/>
      <w:numFmt w:val="decimal"/>
      <w:lvlText w:val="%1"/>
      <w:lvlJc w:val="left"/>
      <w:pPr>
        <w:ind w:left="360" w:hanging="360"/>
      </w:pPr>
      <w:rPr>
        <w:rFonts w:hint="default"/>
        <w:b w:val="0"/>
      </w:rPr>
    </w:lvl>
    <w:lvl w:ilvl="1">
      <w:start w:val="7"/>
      <w:numFmt w:val="decimal"/>
      <w:lvlText w:val="%1.%2"/>
      <w:lvlJc w:val="left"/>
      <w:pPr>
        <w:ind w:left="1960" w:hanging="360"/>
      </w:pPr>
      <w:rPr>
        <w:rFonts w:hint="default"/>
        <w:b w:val="0"/>
      </w:rPr>
    </w:lvl>
    <w:lvl w:ilvl="2">
      <w:start w:val="1"/>
      <w:numFmt w:val="decimal"/>
      <w:lvlText w:val="%1.%2.%3"/>
      <w:lvlJc w:val="left"/>
      <w:pPr>
        <w:ind w:left="3920" w:hanging="720"/>
      </w:pPr>
      <w:rPr>
        <w:rFonts w:hint="default"/>
        <w:b w:val="0"/>
      </w:rPr>
    </w:lvl>
    <w:lvl w:ilvl="3">
      <w:start w:val="1"/>
      <w:numFmt w:val="decimal"/>
      <w:lvlText w:val="%1.%2.%3.%4"/>
      <w:lvlJc w:val="left"/>
      <w:pPr>
        <w:ind w:left="5520" w:hanging="720"/>
      </w:pPr>
      <w:rPr>
        <w:rFonts w:hint="default"/>
        <w:b w:val="0"/>
      </w:rPr>
    </w:lvl>
    <w:lvl w:ilvl="4">
      <w:start w:val="1"/>
      <w:numFmt w:val="decimal"/>
      <w:lvlText w:val="%1.%2.%3.%4.%5"/>
      <w:lvlJc w:val="left"/>
      <w:pPr>
        <w:ind w:left="7480" w:hanging="1080"/>
      </w:pPr>
      <w:rPr>
        <w:rFonts w:hint="default"/>
        <w:b w:val="0"/>
      </w:rPr>
    </w:lvl>
    <w:lvl w:ilvl="5">
      <w:start w:val="1"/>
      <w:numFmt w:val="decimal"/>
      <w:lvlText w:val="%1.%2.%3.%4.%5.%6"/>
      <w:lvlJc w:val="left"/>
      <w:pPr>
        <w:ind w:left="9080" w:hanging="1080"/>
      </w:pPr>
      <w:rPr>
        <w:rFonts w:hint="default"/>
        <w:b w:val="0"/>
      </w:rPr>
    </w:lvl>
    <w:lvl w:ilvl="6">
      <w:start w:val="1"/>
      <w:numFmt w:val="decimal"/>
      <w:lvlText w:val="%1.%2.%3.%4.%5.%6.%7"/>
      <w:lvlJc w:val="left"/>
      <w:pPr>
        <w:ind w:left="11040" w:hanging="1440"/>
      </w:pPr>
      <w:rPr>
        <w:rFonts w:hint="default"/>
        <w:b w:val="0"/>
      </w:rPr>
    </w:lvl>
    <w:lvl w:ilvl="7">
      <w:start w:val="1"/>
      <w:numFmt w:val="decimal"/>
      <w:lvlText w:val="%1.%2.%3.%4.%5.%6.%7.%8"/>
      <w:lvlJc w:val="left"/>
      <w:pPr>
        <w:ind w:left="12640" w:hanging="1440"/>
      </w:pPr>
      <w:rPr>
        <w:rFonts w:hint="default"/>
        <w:b w:val="0"/>
      </w:rPr>
    </w:lvl>
    <w:lvl w:ilvl="8">
      <w:start w:val="1"/>
      <w:numFmt w:val="decimal"/>
      <w:lvlText w:val="%1.%2.%3.%4.%5.%6.%7.%8.%9"/>
      <w:lvlJc w:val="left"/>
      <w:pPr>
        <w:ind w:left="14600" w:hanging="1800"/>
      </w:pPr>
      <w:rPr>
        <w:rFonts w:hint="default"/>
        <w:b w:val="0"/>
      </w:rPr>
    </w:lvl>
  </w:abstractNum>
  <w:abstractNum w:abstractNumId="21" w15:restartNumberingAfterBreak="0">
    <w:nsid w:val="49782585"/>
    <w:multiLevelType w:val="hybridMultilevel"/>
    <w:tmpl w:val="FFFFFFFF"/>
    <w:lvl w:ilvl="0" w:tplc="E1C280A4">
      <w:start w:val="1"/>
      <w:numFmt w:val="lowerLetter"/>
      <w:lvlText w:val="%1."/>
      <w:lvlJc w:val="left"/>
      <w:pPr>
        <w:ind w:left="720" w:hanging="360"/>
      </w:pPr>
    </w:lvl>
    <w:lvl w:ilvl="1" w:tplc="ADE0EBBA">
      <w:start w:val="1"/>
      <w:numFmt w:val="lowerLetter"/>
      <w:lvlText w:val="%2."/>
      <w:lvlJc w:val="left"/>
      <w:pPr>
        <w:ind w:left="1440" w:hanging="360"/>
      </w:pPr>
    </w:lvl>
    <w:lvl w:ilvl="2" w:tplc="C3B0ED68">
      <w:start w:val="1"/>
      <w:numFmt w:val="lowerRoman"/>
      <w:lvlText w:val="%3."/>
      <w:lvlJc w:val="right"/>
      <w:pPr>
        <w:ind w:left="2160" w:hanging="180"/>
      </w:pPr>
    </w:lvl>
    <w:lvl w:ilvl="3" w:tplc="6BCE408C">
      <w:start w:val="1"/>
      <w:numFmt w:val="decimal"/>
      <w:lvlText w:val="%4."/>
      <w:lvlJc w:val="left"/>
      <w:pPr>
        <w:ind w:left="2880" w:hanging="360"/>
      </w:pPr>
    </w:lvl>
    <w:lvl w:ilvl="4" w:tplc="B046F642">
      <w:start w:val="1"/>
      <w:numFmt w:val="lowerLetter"/>
      <w:lvlText w:val="%5."/>
      <w:lvlJc w:val="left"/>
      <w:pPr>
        <w:ind w:left="3600" w:hanging="360"/>
      </w:pPr>
    </w:lvl>
    <w:lvl w:ilvl="5" w:tplc="0AAA7848">
      <w:start w:val="1"/>
      <w:numFmt w:val="lowerRoman"/>
      <w:lvlText w:val="%6."/>
      <w:lvlJc w:val="right"/>
      <w:pPr>
        <w:ind w:left="4320" w:hanging="180"/>
      </w:pPr>
    </w:lvl>
    <w:lvl w:ilvl="6" w:tplc="F9F0131A">
      <w:start w:val="1"/>
      <w:numFmt w:val="decimal"/>
      <w:lvlText w:val="%7."/>
      <w:lvlJc w:val="left"/>
      <w:pPr>
        <w:ind w:left="5040" w:hanging="360"/>
      </w:pPr>
    </w:lvl>
    <w:lvl w:ilvl="7" w:tplc="08BC655E">
      <w:start w:val="1"/>
      <w:numFmt w:val="lowerLetter"/>
      <w:lvlText w:val="%8."/>
      <w:lvlJc w:val="left"/>
      <w:pPr>
        <w:ind w:left="5760" w:hanging="360"/>
      </w:pPr>
    </w:lvl>
    <w:lvl w:ilvl="8" w:tplc="3828B50C">
      <w:start w:val="1"/>
      <w:numFmt w:val="lowerRoman"/>
      <w:lvlText w:val="%9."/>
      <w:lvlJc w:val="right"/>
      <w:pPr>
        <w:ind w:left="6480" w:hanging="180"/>
      </w:pPr>
    </w:lvl>
  </w:abstractNum>
  <w:abstractNum w:abstractNumId="22" w15:restartNumberingAfterBreak="0">
    <w:nsid w:val="4A2F44A0"/>
    <w:multiLevelType w:val="multilevel"/>
    <w:tmpl w:val="BE9E3840"/>
    <w:lvl w:ilvl="0">
      <w:start w:val="1"/>
      <w:numFmt w:val="lowerLetter"/>
      <w:lvlText w:val="%1."/>
      <w:lvlJc w:val="left"/>
      <w:pPr>
        <w:ind w:left="827" w:hanging="360"/>
      </w:pPr>
      <w:rPr>
        <w:rFonts w:ascii="Times New Roman" w:eastAsia="Times New Roman" w:hAnsi="Times New Roman" w:cs="Times New Roman"/>
        <w:b w:val="0"/>
        <w:sz w:val="24"/>
        <w:szCs w:val="24"/>
      </w:rPr>
    </w:lvl>
    <w:lvl w:ilvl="1">
      <w:numFmt w:val="bullet"/>
      <w:lvlText w:val="•"/>
      <w:lvlJc w:val="left"/>
      <w:pPr>
        <w:ind w:left="1034" w:hanging="360"/>
      </w:pPr>
    </w:lvl>
    <w:lvl w:ilvl="2">
      <w:numFmt w:val="bullet"/>
      <w:lvlText w:val="•"/>
      <w:lvlJc w:val="left"/>
      <w:pPr>
        <w:ind w:left="1249" w:hanging="360"/>
      </w:pPr>
    </w:lvl>
    <w:lvl w:ilvl="3">
      <w:numFmt w:val="bullet"/>
      <w:lvlText w:val="•"/>
      <w:lvlJc w:val="left"/>
      <w:pPr>
        <w:ind w:left="1464" w:hanging="360"/>
      </w:pPr>
    </w:lvl>
    <w:lvl w:ilvl="4">
      <w:numFmt w:val="bullet"/>
      <w:lvlText w:val="•"/>
      <w:lvlJc w:val="left"/>
      <w:pPr>
        <w:ind w:left="1678" w:hanging="360"/>
      </w:pPr>
    </w:lvl>
    <w:lvl w:ilvl="5">
      <w:numFmt w:val="bullet"/>
      <w:lvlText w:val="•"/>
      <w:lvlJc w:val="left"/>
      <w:pPr>
        <w:ind w:left="1893" w:hanging="360"/>
      </w:pPr>
    </w:lvl>
    <w:lvl w:ilvl="6">
      <w:numFmt w:val="bullet"/>
      <w:lvlText w:val="•"/>
      <w:lvlJc w:val="left"/>
      <w:pPr>
        <w:ind w:left="2108" w:hanging="360"/>
      </w:pPr>
    </w:lvl>
    <w:lvl w:ilvl="7">
      <w:numFmt w:val="bullet"/>
      <w:lvlText w:val="•"/>
      <w:lvlJc w:val="left"/>
      <w:pPr>
        <w:ind w:left="2322" w:hanging="360"/>
      </w:pPr>
    </w:lvl>
    <w:lvl w:ilvl="8">
      <w:numFmt w:val="bullet"/>
      <w:lvlText w:val="•"/>
      <w:lvlJc w:val="left"/>
      <w:pPr>
        <w:ind w:left="2537" w:hanging="360"/>
      </w:pPr>
    </w:lvl>
  </w:abstractNum>
  <w:abstractNum w:abstractNumId="23" w15:restartNumberingAfterBreak="0">
    <w:nsid w:val="4A4F797C"/>
    <w:multiLevelType w:val="hybridMultilevel"/>
    <w:tmpl w:val="560679EC"/>
    <w:lvl w:ilvl="0" w:tplc="AEC8DFBE">
      <w:start w:val="1"/>
      <w:numFmt w:val="decimal"/>
      <w:pStyle w:val="Heading1"/>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F97DE7"/>
    <w:multiLevelType w:val="multilevel"/>
    <w:tmpl w:val="C7D6EEE8"/>
    <w:lvl w:ilvl="0">
      <w:start w:val="1"/>
      <w:numFmt w:val="lowerLetter"/>
      <w:lvlText w:val="%1."/>
      <w:lvlJc w:val="left"/>
      <w:pPr>
        <w:ind w:left="827" w:hanging="360"/>
      </w:pPr>
      <w:rPr>
        <w:rFonts w:ascii="Times New Roman" w:eastAsia="Times New Roman" w:hAnsi="Times New Roman" w:cs="Times New Roman"/>
        <w:b w:val="0"/>
        <w:sz w:val="24"/>
        <w:szCs w:val="24"/>
      </w:rPr>
    </w:lvl>
    <w:lvl w:ilvl="1">
      <w:numFmt w:val="bullet"/>
      <w:lvlText w:val="•"/>
      <w:lvlJc w:val="left"/>
      <w:pPr>
        <w:ind w:left="1034" w:hanging="360"/>
      </w:pPr>
    </w:lvl>
    <w:lvl w:ilvl="2">
      <w:numFmt w:val="bullet"/>
      <w:lvlText w:val="•"/>
      <w:lvlJc w:val="left"/>
      <w:pPr>
        <w:ind w:left="1249" w:hanging="360"/>
      </w:pPr>
    </w:lvl>
    <w:lvl w:ilvl="3">
      <w:numFmt w:val="bullet"/>
      <w:lvlText w:val="•"/>
      <w:lvlJc w:val="left"/>
      <w:pPr>
        <w:ind w:left="1464" w:hanging="360"/>
      </w:pPr>
    </w:lvl>
    <w:lvl w:ilvl="4">
      <w:numFmt w:val="bullet"/>
      <w:lvlText w:val="•"/>
      <w:lvlJc w:val="left"/>
      <w:pPr>
        <w:ind w:left="1678" w:hanging="360"/>
      </w:pPr>
    </w:lvl>
    <w:lvl w:ilvl="5">
      <w:numFmt w:val="bullet"/>
      <w:lvlText w:val="•"/>
      <w:lvlJc w:val="left"/>
      <w:pPr>
        <w:ind w:left="1893" w:hanging="360"/>
      </w:pPr>
    </w:lvl>
    <w:lvl w:ilvl="6">
      <w:numFmt w:val="bullet"/>
      <w:lvlText w:val="•"/>
      <w:lvlJc w:val="left"/>
      <w:pPr>
        <w:ind w:left="2108" w:hanging="360"/>
      </w:pPr>
    </w:lvl>
    <w:lvl w:ilvl="7">
      <w:numFmt w:val="bullet"/>
      <w:lvlText w:val="•"/>
      <w:lvlJc w:val="left"/>
      <w:pPr>
        <w:ind w:left="2322" w:hanging="360"/>
      </w:pPr>
    </w:lvl>
    <w:lvl w:ilvl="8">
      <w:numFmt w:val="bullet"/>
      <w:lvlText w:val="•"/>
      <w:lvlJc w:val="left"/>
      <w:pPr>
        <w:ind w:left="2537" w:hanging="360"/>
      </w:pPr>
    </w:lvl>
  </w:abstractNum>
  <w:abstractNum w:abstractNumId="25" w15:restartNumberingAfterBreak="0">
    <w:nsid w:val="502842C1"/>
    <w:multiLevelType w:val="multilevel"/>
    <w:tmpl w:val="6FF0A37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6" w15:restartNumberingAfterBreak="0">
    <w:nsid w:val="5B80142E"/>
    <w:multiLevelType w:val="multilevel"/>
    <w:tmpl w:val="D1DA4AC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5F9F269E"/>
    <w:multiLevelType w:val="hybridMultilevel"/>
    <w:tmpl w:val="5530981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21463FE"/>
    <w:multiLevelType w:val="multilevel"/>
    <w:tmpl w:val="FFFFFFFF"/>
    <w:lvl w:ilvl="0">
      <w:start w:val="1"/>
      <w:numFmt w:val="decimal"/>
      <w:lvlText w:val="%1."/>
      <w:lvlJc w:val="left"/>
      <w:pPr>
        <w:ind w:left="1180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328520E"/>
    <w:multiLevelType w:val="hybridMultilevel"/>
    <w:tmpl w:val="6C72C5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58F6AF7"/>
    <w:multiLevelType w:val="multilevel"/>
    <w:tmpl w:val="206C54A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B0D31AE"/>
    <w:multiLevelType w:val="hybridMultilevel"/>
    <w:tmpl w:val="F566CDAE"/>
    <w:lvl w:ilvl="0" w:tplc="38090005">
      <w:start w:val="1"/>
      <w:numFmt w:val="bullet"/>
      <w:lvlText w:val=""/>
      <w:lvlJc w:val="left"/>
      <w:pPr>
        <w:ind w:left="1900" w:hanging="360"/>
      </w:pPr>
      <w:rPr>
        <w:rFonts w:ascii="Wingdings" w:hAnsi="Wingdings" w:hint="default"/>
        <w:color w:val="auto"/>
        <w:sz w:val="24"/>
      </w:rPr>
    </w:lvl>
    <w:lvl w:ilvl="1" w:tplc="38090003" w:tentative="1">
      <w:start w:val="1"/>
      <w:numFmt w:val="bullet"/>
      <w:lvlText w:val="o"/>
      <w:lvlJc w:val="left"/>
      <w:pPr>
        <w:ind w:left="2620" w:hanging="360"/>
      </w:pPr>
      <w:rPr>
        <w:rFonts w:ascii="Courier New" w:hAnsi="Courier New" w:cs="Courier New" w:hint="default"/>
      </w:rPr>
    </w:lvl>
    <w:lvl w:ilvl="2" w:tplc="38090005" w:tentative="1">
      <w:start w:val="1"/>
      <w:numFmt w:val="bullet"/>
      <w:lvlText w:val=""/>
      <w:lvlJc w:val="left"/>
      <w:pPr>
        <w:ind w:left="3340" w:hanging="360"/>
      </w:pPr>
      <w:rPr>
        <w:rFonts w:ascii="Wingdings" w:hAnsi="Wingdings" w:hint="default"/>
      </w:rPr>
    </w:lvl>
    <w:lvl w:ilvl="3" w:tplc="38090001" w:tentative="1">
      <w:start w:val="1"/>
      <w:numFmt w:val="bullet"/>
      <w:lvlText w:val=""/>
      <w:lvlJc w:val="left"/>
      <w:pPr>
        <w:ind w:left="4060" w:hanging="360"/>
      </w:pPr>
      <w:rPr>
        <w:rFonts w:ascii="Symbol" w:hAnsi="Symbol" w:hint="default"/>
      </w:rPr>
    </w:lvl>
    <w:lvl w:ilvl="4" w:tplc="38090003" w:tentative="1">
      <w:start w:val="1"/>
      <w:numFmt w:val="bullet"/>
      <w:lvlText w:val="o"/>
      <w:lvlJc w:val="left"/>
      <w:pPr>
        <w:ind w:left="4780" w:hanging="360"/>
      </w:pPr>
      <w:rPr>
        <w:rFonts w:ascii="Courier New" w:hAnsi="Courier New" w:cs="Courier New" w:hint="default"/>
      </w:rPr>
    </w:lvl>
    <w:lvl w:ilvl="5" w:tplc="38090005" w:tentative="1">
      <w:start w:val="1"/>
      <w:numFmt w:val="bullet"/>
      <w:lvlText w:val=""/>
      <w:lvlJc w:val="left"/>
      <w:pPr>
        <w:ind w:left="5500" w:hanging="360"/>
      </w:pPr>
      <w:rPr>
        <w:rFonts w:ascii="Wingdings" w:hAnsi="Wingdings" w:hint="default"/>
      </w:rPr>
    </w:lvl>
    <w:lvl w:ilvl="6" w:tplc="38090001" w:tentative="1">
      <w:start w:val="1"/>
      <w:numFmt w:val="bullet"/>
      <w:lvlText w:val=""/>
      <w:lvlJc w:val="left"/>
      <w:pPr>
        <w:ind w:left="6220" w:hanging="360"/>
      </w:pPr>
      <w:rPr>
        <w:rFonts w:ascii="Symbol" w:hAnsi="Symbol" w:hint="default"/>
      </w:rPr>
    </w:lvl>
    <w:lvl w:ilvl="7" w:tplc="38090003" w:tentative="1">
      <w:start w:val="1"/>
      <w:numFmt w:val="bullet"/>
      <w:lvlText w:val="o"/>
      <w:lvlJc w:val="left"/>
      <w:pPr>
        <w:ind w:left="6940" w:hanging="360"/>
      </w:pPr>
      <w:rPr>
        <w:rFonts w:ascii="Courier New" w:hAnsi="Courier New" w:cs="Courier New" w:hint="default"/>
      </w:rPr>
    </w:lvl>
    <w:lvl w:ilvl="8" w:tplc="38090005" w:tentative="1">
      <w:start w:val="1"/>
      <w:numFmt w:val="bullet"/>
      <w:lvlText w:val=""/>
      <w:lvlJc w:val="left"/>
      <w:pPr>
        <w:ind w:left="7660" w:hanging="360"/>
      </w:pPr>
      <w:rPr>
        <w:rFonts w:ascii="Wingdings" w:hAnsi="Wingdings" w:hint="default"/>
      </w:rPr>
    </w:lvl>
  </w:abstractNum>
  <w:abstractNum w:abstractNumId="32" w15:restartNumberingAfterBreak="0">
    <w:nsid w:val="6C886A16"/>
    <w:multiLevelType w:val="multilevel"/>
    <w:tmpl w:val="08A4C2AC"/>
    <w:lvl w:ilvl="0">
      <w:start w:val="1"/>
      <w:numFmt w:val="decimal"/>
      <w:lvlText w:val="%1)"/>
      <w:lvlJc w:val="left"/>
      <w:pPr>
        <w:ind w:left="1800" w:hanging="360"/>
      </w:pPr>
      <w:rPr>
        <w:rFonts w:ascii="Times New Roman" w:eastAsia="Arial" w:hAnsi="Times New Roman" w:cs="Times New Roman" w:hint="default"/>
        <w:b w:val="0"/>
        <w:bCs/>
        <w:color w:val="00000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3" w15:restartNumberingAfterBreak="0">
    <w:nsid w:val="6D2023B1"/>
    <w:multiLevelType w:val="hybridMultilevel"/>
    <w:tmpl w:val="1C621C5A"/>
    <w:lvl w:ilvl="0" w:tplc="FD36BCD0">
      <w:start w:val="2"/>
      <w:numFmt w:val="lowerLetter"/>
      <w:lvlText w:val="%1."/>
      <w:lvlJc w:val="left"/>
      <w:pPr>
        <w:ind w:left="827" w:hanging="360"/>
      </w:pPr>
      <w:rPr>
        <w:rFonts w:hint="default"/>
        <w:b/>
      </w:r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34" w15:restartNumberingAfterBreak="0">
    <w:nsid w:val="6F206A3F"/>
    <w:multiLevelType w:val="multilevel"/>
    <w:tmpl w:val="138AD8D4"/>
    <w:lvl w:ilvl="0">
      <w:start w:val="1"/>
      <w:numFmt w:val="upperLetter"/>
      <w:lvlText w:val="%1."/>
      <w:lvlJc w:val="left"/>
      <w:pPr>
        <w:ind w:left="527" w:hanging="428"/>
      </w:pPr>
      <w:rPr>
        <w:b/>
        <w:bCs/>
        <w:spacing w:val="-1"/>
        <w:w w:val="100"/>
      </w:rPr>
    </w:lvl>
    <w:lvl w:ilvl="1">
      <w:start w:val="1"/>
      <w:numFmt w:val="decimal"/>
      <w:lvlText w:val="%2."/>
      <w:lvlJc w:val="left"/>
      <w:pPr>
        <w:ind w:left="820" w:hanging="360"/>
      </w:pPr>
      <w:rPr>
        <w:rFonts w:ascii="Times New Roman" w:hAnsi="Times New Roman" w:cs="Times New Roman"/>
        <w:b/>
        <w:bCs/>
        <w:spacing w:val="-5"/>
        <w:w w:val="100"/>
        <w:sz w:val="24"/>
        <w:szCs w:val="24"/>
      </w:rPr>
    </w:lvl>
    <w:lvl w:ilvl="2">
      <w:start w:val="1"/>
      <w:numFmt w:val="decimal"/>
      <w:pStyle w:val="Heading3"/>
      <w:lvlText w:val="2.%3"/>
      <w:lvlJc w:val="left"/>
      <w:pPr>
        <w:ind w:left="1540" w:hanging="360"/>
      </w:pPr>
      <w:rPr>
        <w:rFonts w:hint="default"/>
      </w:rPr>
    </w:lvl>
    <w:lvl w:ilvl="3">
      <w:numFmt w:val="bullet"/>
      <w:lvlText w:val="•"/>
      <w:lvlJc w:val="left"/>
      <w:pPr>
        <w:ind w:left="1540" w:hanging="360"/>
      </w:pPr>
    </w:lvl>
    <w:lvl w:ilvl="4">
      <w:numFmt w:val="bullet"/>
      <w:lvlText w:val="•"/>
      <w:lvlJc w:val="left"/>
      <w:pPr>
        <w:ind w:left="2780" w:hanging="360"/>
      </w:pPr>
    </w:lvl>
    <w:lvl w:ilvl="5">
      <w:numFmt w:val="bullet"/>
      <w:lvlText w:val="•"/>
      <w:lvlJc w:val="left"/>
      <w:pPr>
        <w:ind w:left="4021" w:hanging="360"/>
      </w:pPr>
    </w:lvl>
    <w:lvl w:ilvl="6">
      <w:numFmt w:val="bullet"/>
      <w:lvlText w:val="•"/>
      <w:lvlJc w:val="left"/>
      <w:pPr>
        <w:ind w:left="5262" w:hanging="360"/>
      </w:pPr>
    </w:lvl>
    <w:lvl w:ilvl="7">
      <w:numFmt w:val="bullet"/>
      <w:lvlText w:val="•"/>
      <w:lvlJc w:val="left"/>
      <w:pPr>
        <w:ind w:left="6503" w:hanging="360"/>
      </w:pPr>
    </w:lvl>
    <w:lvl w:ilvl="8">
      <w:numFmt w:val="bullet"/>
      <w:lvlText w:val="•"/>
      <w:lvlJc w:val="left"/>
      <w:pPr>
        <w:ind w:left="7744" w:hanging="360"/>
      </w:pPr>
    </w:lvl>
  </w:abstractNum>
  <w:abstractNum w:abstractNumId="35" w15:restartNumberingAfterBreak="0">
    <w:nsid w:val="72020572"/>
    <w:multiLevelType w:val="multilevel"/>
    <w:tmpl w:val="153842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3C40580"/>
    <w:multiLevelType w:val="multilevel"/>
    <w:tmpl w:val="78FCBF6A"/>
    <w:lvl w:ilvl="0">
      <w:start w:val="1"/>
      <w:numFmt w:val="decimal"/>
      <w:lvlText w:val="%1."/>
      <w:lvlJc w:val="left"/>
      <w:pPr>
        <w:ind w:left="12092" w:hanging="360"/>
      </w:pPr>
      <w:rPr>
        <w:u w:val="none"/>
      </w:rPr>
    </w:lvl>
    <w:lvl w:ilvl="1">
      <w:start w:val="1"/>
      <w:numFmt w:val="lowerLetter"/>
      <w:lvlText w:val="%2."/>
      <w:lvlJc w:val="left"/>
      <w:pPr>
        <w:ind w:left="12812" w:hanging="360"/>
      </w:pPr>
      <w:rPr>
        <w:u w:val="none"/>
      </w:rPr>
    </w:lvl>
    <w:lvl w:ilvl="2">
      <w:start w:val="1"/>
      <w:numFmt w:val="lowerRoman"/>
      <w:lvlText w:val="%3."/>
      <w:lvlJc w:val="right"/>
      <w:pPr>
        <w:ind w:left="13532" w:hanging="360"/>
      </w:pPr>
      <w:rPr>
        <w:u w:val="none"/>
      </w:rPr>
    </w:lvl>
    <w:lvl w:ilvl="3">
      <w:start w:val="1"/>
      <w:numFmt w:val="decimal"/>
      <w:lvlText w:val="%4."/>
      <w:lvlJc w:val="left"/>
      <w:pPr>
        <w:ind w:left="14252" w:hanging="360"/>
      </w:pPr>
      <w:rPr>
        <w:u w:val="none"/>
      </w:rPr>
    </w:lvl>
    <w:lvl w:ilvl="4">
      <w:start w:val="1"/>
      <w:numFmt w:val="lowerLetter"/>
      <w:lvlText w:val="%5."/>
      <w:lvlJc w:val="left"/>
      <w:pPr>
        <w:ind w:left="14972" w:hanging="360"/>
      </w:pPr>
      <w:rPr>
        <w:u w:val="none"/>
      </w:rPr>
    </w:lvl>
    <w:lvl w:ilvl="5">
      <w:start w:val="1"/>
      <w:numFmt w:val="lowerRoman"/>
      <w:lvlText w:val="%6."/>
      <w:lvlJc w:val="right"/>
      <w:pPr>
        <w:ind w:left="15692" w:hanging="360"/>
      </w:pPr>
      <w:rPr>
        <w:u w:val="none"/>
      </w:rPr>
    </w:lvl>
    <w:lvl w:ilvl="6">
      <w:start w:val="1"/>
      <w:numFmt w:val="decimal"/>
      <w:lvlText w:val="%7."/>
      <w:lvlJc w:val="left"/>
      <w:pPr>
        <w:ind w:left="16412" w:hanging="360"/>
      </w:pPr>
      <w:rPr>
        <w:u w:val="none"/>
      </w:rPr>
    </w:lvl>
    <w:lvl w:ilvl="7">
      <w:start w:val="1"/>
      <w:numFmt w:val="lowerLetter"/>
      <w:lvlText w:val="%8."/>
      <w:lvlJc w:val="left"/>
      <w:pPr>
        <w:ind w:left="17132" w:hanging="360"/>
      </w:pPr>
      <w:rPr>
        <w:u w:val="none"/>
      </w:rPr>
    </w:lvl>
    <w:lvl w:ilvl="8">
      <w:start w:val="1"/>
      <w:numFmt w:val="lowerRoman"/>
      <w:lvlText w:val="%9."/>
      <w:lvlJc w:val="right"/>
      <w:pPr>
        <w:ind w:left="17852" w:hanging="360"/>
      </w:pPr>
      <w:rPr>
        <w:u w:val="none"/>
      </w:rPr>
    </w:lvl>
  </w:abstractNum>
  <w:num w:numId="1" w16cid:durableId="472720910">
    <w:abstractNumId w:val="17"/>
  </w:num>
  <w:num w:numId="2" w16cid:durableId="1296641847">
    <w:abstractNumId w:val="11"/>
  </w:num>
  <w:num w:numId="3" w16cid:durableId="620648199">
    <w:abstractNumId w:val="18"/>
  </w:num>
  <w:num w:numId="4" w16cid:durableId="886070002">
    <w:abstractNumId w:val="36"/>
  </w:num>
  <w:num w:numId="5" w16cid:durableId="874317469">
    <w:abstractNumId w:val="22"/>
  </w:num>
  <w:num w:numId="6" w16cid:durableId="1772041181">
    <w:abstractNumId w:val="32"/>
  </w:num>
  <w:num w:numId="7" w16cid:durableId="1337732192">
    <w:abstractNumId w:val="35"/>
  </w:num>
  <w:num w:numId="8" w16cid:durableId="1009064919">
    <w:abstractNumId w:val="14"/>
  </w:num>
  <w:num w:numId="9" w16cid:durableId="239799037">
    <w:abstractNumId w:val="26"/>
  </w:num>
  <w:num w:numId="10" w16cid:durableId="1846508109">
    <w:abstractNumId w:val="25"/>
  </w:num>
  <w:num w:numId="11" w16cid:durableId="1038316224">
    <w:abstractNumId w:val="8"/>
  </w:num>
  <w:num w:numId="12" w16cid:durableId="553859181">
    <w:abstractNumId w:val="13"/>
  </w:num>
  <w:num w:numId="13" w16cid:durableId="1452742597">
    <w:abstractNumId w:val="7"/>
  </w:num>
  <w:num w:numId="14" w16cid:durableId="635372824">
    <w:abstractNumId w:val="24"/>
  </w:num>
  <w:num w:numId="15" w16cid:durableId="483814399">
    <w:abstractNumId w:val="19"/>
  </w:num>
  <w:num w:numId="16" w16cid:durableId="1545481515">
    <w:abstractNumId w:val="33"/>
  </w:num>
  <w:num w:numId="17" w16cid:durableId="1283729163">
    <w:abstractNumId w:val="30"/>
  </w:num>
  <w:num w:numId="18" w16cid:durableId="248198473">
    <w:abstractNumId w:val="29"/>
  </w:num>
  <w:num w:numId="19" w16cid:durableId="1900045754">
    <w:abstractNumId w:val="1"/>
  </w:num>
  <w:num w:numId="20" w16cid:durableId="1442068813">
    <w:abstractNumId w:val="3"/>
  </w:num>
  <w:num w:numId="21" w16cid:durableId="1849320868">
    <w:abstractNumId w:val="2"/>
  </w:num>
  <w:num w:numId="22" w16cid:durableId="1526090253">
    <w:abstractNumId w:val="23"/>
  </w:num>
  <w:num w:numId="23" w16cid:durableId="917251560">
    <w:abstractNumId w:val="28"/>
  </w:num>
  <w:num w:numId="24" w16cid:durableId="1006639817">
    <w:abstractNumId w:val="21"/>
  </w:num>
  <w:num w:numId="25" w16cid:durableId="2030519929">
    <w:abstractNumId w:val="16"/>
  </w:num>
  <w:num w:numId="26" w16cid:durableId="458844892">
    <w:abstractNumId w:val="15"/>
  </w:num>
  <w:num w:numId="27" w16cid:durableId="1034968232">
    <w:abstractNumId w:val="0"/>
  </w:num>
  <w:num w:numId="28" w16cid:durableId="23022608">
    <w:abstractNumId w:val="31"/>
  </w:num>
  <w:num w:numId="29" w16cid:durableId="1174998300">
    <w:abstractNumId w:val="4"/>
  </w:num>
  <w:num w:numId="30" w16cid:durableId="490371424">
    <w:abstractNumId w:val="2"/>
    <w:lvlOverride w:ilvl="0">
      <w:startOverride w:val="6"/>
    </w:lvlOverride>
  </w:num>
  <w:num w:numId="31" w16cid:durableId="1472677560">
    <w:abstractNumId w:val="9"/>
  </w:num>
  <w:num w:numId="32" w16cid:durableId="838468588">
    <w:abstractNumId w:val="34"/>
  </w:num>
  <w:num w:numId="33" w16cid:durableId="1421482589">
    <w:abstractNumId w:val="12"/>
  </w:num>
  <w:num w:numId="34" w16cid:durableId="1612856860">
    <w:abstractNumId w:val="5"/>
  </w:num>
  <w:num w:numId="35" w16cid:durableId="1965498660">
    <w:abstractNumId w:val="6"/>
  </w:num>
  <w:num w:numId="36" w16cid:durableId="1032732510">
    <w:abstractNumId w:val="27"/>
  </w:num>
  <w:num w:numId="37" w16cid:durableId="1598051343">
    <w:abstractNumId w:val="10"/>
  </w:num>
  <w:num w:numId="38" w16cid:durableId="1292053979">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erawati Rahma Harli">
    <w15:presenceInfo w15:providerId="Windows Live" w15:userId="7625a063e562b7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D5F"/>
    <w:rsid w:val="0000264B"/>
    <w:rsid w:val="000026E4"/>
    <w:rsid w:val="00002740"/>
    <w:rsid w:val="0000333E"/>
    <w:rsid w:val="00006CE9"/>
    <w:rsid w:val="00011B96"/>
    <w:rsid w:val="00014CD9"/>
    <w:rsid w:val="00016659"/>
    <w:rsid w:val="00016666"/>
    <w:rsid w:val="000171C2"/>
    <w:rsid w:val="00020180"/>
    <w:rsid w:val="00021505"/>
    <w:rsid w:val="00022079"/>
    <w:rsid w:val="000229D3"/>
    <w:rsid w:val="00023D13"/>
    <w:rsid w:val="00024534"/>
    <w:rsid w:val="00024F1C"/>
    <w:rsid w:val="00025301"/>
    <w:rsid w:val="00025A6E"/>
    <w:rsid w:val="0002689E"/>
    <w:rsid w:val="0002742F"/>
    <w:rsid w:val="00030A04"/>
    <w:rsid w:val="00034997"/>
    <w:rsid w:val="00034B0D"/>
    <w:rsid w:val="000359B7"/>
    <w:rsid w:val="00036030"/>
    <w:rsid w:val="0003762B"/>
    <w:rsid w:val="000378B5"/>
    <w:rsid w:val="000405D0"/>
    <w:rsid w:val="000406D7"/>
    <w:rsid w:val="00040AC5"/>
    <w:rsid w:val="0004297B"/>
    <w:rsid w:val="00043B02"/>
    <w:rsid w:val="00044D22"/>
    <w:rsid w:val="00045C3C"/>
    <w:rsid w:val="00045D60"/>
    <w:rsid w:val="000528BA"/>
    <w:rsid w:val="00053830"/>
    <w:rsid w:val="00053F3C"/>
    <w:rsid w:val="00056A77"/>
    <w:rsid w:val="00061B8B"/>
    <w:rsid w:val="00064167"/>
    <w:rsid w:val="00070A05"/>
    <w:rsid w:val="00071395"/>
    <w:rsid w:val="00071A38"/>
    <w:rsid w:val="00073121"/>
    <w:rsid w:val="00074C72"/>
    <w:rsid w:val="0007654A"/>
    <w:rsid w:val="000767A1"/>
    <w:rsid w:val="00076F74"/>
    <w:rsid w:val="00077930"/>
    <w:rsid w:val="000831BC"/>
    <w:rsid w:val="000869E6"/>
    <w:rsid w:val="000878E3"/>
    <w:rsid w:val="00087C5F"/>
    <w:rsid w:val="00091C2E"/>
    <w:rsid w:val="00092526"/>
    <w:rsid w:val="00092880"/>
    <w:rsid w:val="000939C0"/>
    <w:rsid w:val="00095468"/>
    <w:rsid w:val="00096233"/>
    <w:rsid w:val="00096DB0"/>
    <w:rsid w:val="00097A75"/>
    <w:rsid w:val="000A1618"/>
    <w:rsid w:val="000A17D8"/>
    <w:rsid w:val="000A340B"/>
    <w:rsid w:val="000A4CCA"/>
    <w:rsid w:val="000A4D4A"/>
    <w:rsid w:val="000A6AD5"/>
    <w:rsid w:val="000B1625"/>
    <w:rsid w:val="000B3132"/>
    <w:rsid w:val="000C00E8"/>
    <w:rsid w:val="000C10BA"/>
    <w:rsid w:val="000C1FD6"/>
    <w:rsid w:val="000C7C65"/>
    <w:rsid w:val="000D0882"/>
    <w:rsid w:val="000D16B4"/>
    <w:rsid w:val="000D4B37"/>
    <w:rsid w:val="000D4F85"/>
    <w:rsid w:val="000E1C9B"/>
    <w:rsid w:val="000E3324"/>
    <w:rsid w:val="000E3BBE"/>
    <w:rsid w:val="000E3DD6"/>
    <w:rsid w:val="000E5004"/>
    <w:rsid w:val="000E6722"/>
    <w:rsid w:val="000F283A"/>
    <w:rsid w:val="000F2A1D"/>
    <w:rsid w:val="000F44F7"/>
    <w:rsid w:val="000F4D19"/>
    <w:rsid w:val="000F500B"/>
    <w:rsid w:val="000F59DD"/>
    <w:rsid w:val="000F61A6"/>
    <w:rsid w:val="000F62E9"/>
    <w:rsid w:val="00102763"/>
    <w:rsid w:val="0010365D"/>
    <w:rsid w:val="00103F04"/>
    <w:rsid w:val="001075A3"/>
    <w:rsid w:val="001075ED"/>
    <w:rsid w:val="0010786E"/>
    <w:rsid w:val="00110830"/>
    <w:rsid w:val="00111B10"/>
    <w:rsid w:val="00112D14"/>
    <w:rsid w:val="00112D75"/>
    <w:rsid w:val="00120122"/>
    <w:rsid w:val="00120AA7"/>
    <w:rsid w:val="001216C7"/>
    <w:rsid w:val="0012181A"/>
    <w:rsid w:val="00121C5C"/>
    <w:rsid w:val="00123773"/>
    <w:rsid w:val="00125820"/>
    <w:rsid w:val="00125AF2"/>
    <w:rsid w:val="00126824"/>
    <w:rsid w:val="00126A27"/>
    <w:rsid w:val="00130CDB"/>
    <w:rsid w:val="001311F7"/>
    <w:rsid w:val="00132179"/>
    <w:rsid w:val="00133426"/>
    <w:rsid w:val="0013566D"/>
    <w:rsid w:val="00137EF8"/>
    <w:rsid w:val="0014110B"/>
    <w:rsid w:val="00146064"/>
    <w:rsid w:val="0014677B"/>
    <w:rsid w:val="0014742A"/>
    <w:rsid w:val="00151A1C"/>
    <w:rsid w:val="00152DE9"/>
    <w:rsid w:val="0015521A"/>
    <w:rsid w:val="00156202"/>
    <w:rsid w:val="0015651C"/>
    <w:rsid w:val="00161B67"/>
    <w:rsid w:val="0016429B"/>
    <w:rsid w:val="00164BD5"/>
    <w:rsid w:val="001656D0"/>
    <w:rsid w:val="001658BA"/>
    <w:rsid w:val="00170BFC"/>
    <w:rsid w:val="00171C0C"/>
    <w:rsid w:val="0017375A"/>
    <w:rsid w:val="00174D84"/>
    <w:rsid w:val="00176432"/>
    <w:rsid w:val="0017745A"/>
    <w:rsid w:val="0018168C"/>
    <w:rsid w:val="0018400C"/>
    <w:rsid w:val="00184157"/>
    <w:rsid w:val="00184B9B"/>
    <w:rsid w:val="00185636"/>
    <w:rsid w:val="00186B9D"/>
    <w:rsid w:val="001936AF"/>
    <w:rsid w:val="00195189"/>
    <w:rsid w:val="00195AD1"/>
    <w:rsid w:val="00196D15"/>
    <w:rsid w:val="0019704F"/>
    <w:rsid w:val="001A1007"/>
    <w:rsid w:val="001A1D6F"/>
    <w:rsid w:val="001A24AB"/>
    <w:rsid w:val="001A4A4A"/>
    <w:rsid w:val="001A4D30"/>
    <w:rsid w:val="001A651C"/>
    <w:rsid w:val="001A665D"/>
    <w:rsid w:val="001A6A2F"/>
    <w:rsid w:val="001A7058"/>
    <w:rsid w:val="001B04BA"/>
    <w:rsid w:val="001B121B"/>
    <w:rsid w:val="001B1EF5"/>
    <w:rsid w:val="001B2E34"/>
    <w:rsid w:val="001B3210"/>
    <w:rsid w:val="001B3331"/>
    <w:rsid w:val="001B375E"/>
    <w:rsid w:val="001B58D9"/>
    <w:rsid w:val="001B622B"/>
    <w:rsid w:val="001B776B"/>
    <w:rsid w:val="001C15EA"/>
    <w:rsid w:val="001C532F"/>
    <w:rsid w:val="001D00D6"/>
    <w:rsid w:val="001D04FC"/>
    <w:rsid w:val="001D210C"/>
    <w:rsid w:val="001D5C54"/>
    <w:rsid w:val="001D6EFA"/>
    <w:rsid w:val="001E1F13"/>
    <w:rsid w:val="001E324C"/>
    <w:rsid w:val="001E384D"/>
    <w:rsid w:val="001E38F6"/>
    <w:rsid w:val="001E4DA8"/>
    <w:rsid w:val="001E4FEB"/>
    <w:rsid w:val="001E6CE2"/>
    <w:rsid w:val="001E6D8F"/>
    <w:rsid w:val="001E7F9F"/>
    <w:rsid w:val="001F5EDE"/>
    <w:rsid w:val="001F773A"/>
    <w:rsid w:val="00203DE4"/>
    <w:rsid w:val="00205832"/>
    <w:rsid w:val="002064C8"/>
    <w:rsid w:val="0020742A"/>
    <w:rsid w:val="00207AA5"/>
    <w:rsid w:val="002100AC"/>
    <w:rsid w:val="00210965"/>
    <w:rsid w:val="00210E26"/>
    <w:rsid w:val="00214F99"/>
    <w:rsid w:val="00217793"/>
    <w:rsid w:val="00217986"/>
    <w:rsid w:val="002205C7"/>
    <w:rsid w:val="002215B1"/>
    <w:rsid w:val="002222C3"/>
    <w:rsid w:val="00222CD3"/>
    <w:rsid w:val="002256D5"/>
    <w:rsid w:val="002257C3"/>
    <w:rsid w:val="0022765C"/>
    <w:rsid w:val="002320F4"/>
    <w:rsid w:val="00232CD2"/>
    <w:rsid w:val="00233AC6"/>
    <w:rsid w:val="00233F8A"/>
    <w:rsid w:val="00235324"/>
    <w:rsid w:val="002366E2"/>
    <w:rsid w:val="002368B5"/>
    <w:rsid w:val="00236A01"/>
    <w:rsid w:val="00237B74"/>
    <w:rsid w:val="002438DB"/>
    <w:rsid w:val="00245CC6"/>
    <w:rsid w:val="00247ED8"/>
    <w:rsid w:val="0025172E"/>
    <w:rsid w:val="00252A85"/>
    <w:rsid w:val="00253253"/>
    <w:rsid w:val="002532E3"/>
    <w:rsid w:val="00253821"/>
    <w:rsid w:val="0025438C"/>
    <w:rsid w:val="002550D6"/>
    <w:rsid w:val="00255202"/>
    <w:rsid w:val="00262E14"/>
    <w:rsid w:val="00263AA5"/>
    <w:rsid w:val="00263B11"/>
    <w:rsid w:val="00264E78"/>
    <w:rsid w:val="00264EFB"/>
    <w:rsid w:val="002651B9"/>
    <w:rsid w:val="00265350"/>
    <w:rsid w:val="00265EAD"/>
    <w:rsid w:val="00266DCF"/>
    <w:rsid w:val="00267767"/>
    <w:rsid w:val="002703ED"/>
    <w:rsid w:val="00271177"/>
    <w:rsid w:val="00271D7B"/>
    <w:rsid w:val="0027521C"/>
    <w:rsid w:val="00275468"/>
    <w:rsid w:val="00275D44"/>
    <w:rsid w:val="00277719"/>
    <w:rsid w:val="00280A20"/>
    <w:rsid w:val="0028131A"/>
    <w:rsid w:val="002849EF"/>
    <w:rsid w:val="002867BD"/>
    <w:rsid w:val="002909E8"/>
    <w:rsid w:val="002921E7"/>
    <w:rsid w:val="00294234"/>
    <w:rsid w:val="002943A8"/>
    <w:rsid w:val="00295394"/>
    <w:rsid w:val="0029639C"/>
    <w:rsid w:val="002A0033"/>
    <w:rsid w:val="002A01E2"/>
    <w:rsid w:val="002A1FAA"/>
    <w:rsid w:val="002A32EE"/>
    <w:rsid w:val="002A39F3"/>
    <w:rsid w:val="002A3A49"/>
    <w:rsid w:val="002A6CF7"/>
    <w:rsid w:val="002B02B2"/>
    <w:rsid w:val="002B3685"/>
    <w:rsid w:val="002B54E5"/>
    <w:rsid w:val="002B5E50"/>
    <w:rsid w:val="002B72BB"/>
    <w:rsid w:val="002B7BD4"/>
    <w:rsid w:val="002C40E6"/>
    <w:rsid w:val="002C4B5B"/>
    <w:rsid w:val="002D03FF"/>
    <w:rsid w:val="002D2336"/>
    <w:rsid w:val="002D2A45"/>
    <w:rsid w:val="002D2F26"/>
    <w:rsid w:val="002D43F8"/>
    <w:rsid w:val="002D5150"/>
    <w:rsid w:val="002D5818"/>
    <w:rsid w:val="002D6215"/>
    <w:rsid w:val="002E0D0A"/>
    <w:rsid w:val="002E263E"/>
    <w:rsid w:val="002E5163"/>
    <w:rsid w:val="002E5C4D"/>
    <w:rsid w:val="002E5E51"/>
    <w:rsid w:val="002E6091"/>
    <w:rsid w:val="002E6A16"/>
    <w:rsid w:val="002E7FBF"/>
    <w:rsid w:val="002F21DD"/>
    <w:rsid w:val="002F346D"/>
    <w:rsid w:val="002F5EB5"/>
    <w:rsid w:val="002F6D00"/>
    <w:rsid w:val="003041AA"/>
    <w:rsid w:val="00304F0F"/>
    <w:rsid w:val="00307459"/>
    <w:rsid w:val="00310299"/>
    <w:rsid w:val="00310370"/>
    <w:rsid w:val="00310888"/>
    <w:rsid w:val="003119F6"/>
    <w:rsid w:val="00311BD0"/>
    <w:rsid w:val="00313577"/>
    <w:rsid w:val="003145D6"/>
    <w:rsid w:val="00314640"/>
    <w:rsid w:val="00315103"/>
    <w:rsid w:val="0031585D"/>
    <w:rsid w:val="00322F7F"/>
    <w:rsid w:val="00324B0F"/>
    <w:rsid w:val="00327239"/>
    <w:rsid w:val="00331756"/>
    <w:rsid w:val="00331771"/>
    <w:rsid w:val="00333FB4"/>
    <w:rsid w:val="00334AA0"/>
    <w:rsid w:val="00334B2A"/>
    <w:rsid w:val="00335DFB"/>
    <w:rsid w:val="0033682C"/>
    <w:rsid w:val="00336BCD"/>
    <w:rsid w:val="003370CD"/>
    <w:rsid w:val="00341882"/>
    <w:rsid w:val="00342224"/>
    <w:rsid w:val="00342495"/>
    <w:rsid w:val="00343BCB"/>
    <w:rsid w:val="00346613"/>
    <w:rsid w:val="00346C17"/>
    <w:rsid w:val="00346D46"/>
    <w:rsid w:val="00352245"/>
    <w:rsid w:val="00352E90"/>
    <w:rsid w:val="00355D25"/>
    <w:rsid w:val="00356462"/>
    <w:rsid w:val="00360E58"/>
    <w:rsid w:val="00361E12"/>
    <w:rsid w:val="00363C16"/>
    <w:rsid w:val="00372219"/>
    <w:rsid w:val="003740EA"/>
    <w:rsid w:val="003743FA"/>
    <w:rsid w:val="00374A58"/>
    <w:rsid w:val="00375F1F"/>
    <w:rsid w:val="00377538"/>
    <w:rsid w:val="00380303"/>
    <w:rsid w:val="00380473"/>
    <w:rsid w:val="00382BCB"/>
    <w:rsid w:val="00385DAF"/>
    <w:rsid w:val="00386354"/>
    <w:rsid w:val="00390596"/>
    <w:rsid w:val="003926D2"/>
    <w:rsid w:val="00392920"/>
    <w:rsid w:val="003966F5"/>
    <w:rsid w:val="00397923"/>
    <w:rsid w:val="003A01E5"/>
    <w:rsid w:val="003A3E00"/>
    <w:rsid w:val="003A423C"/>
    <w:rsid w:val="003A43B2"/>
    <w:rsid w:val="003A49C2"/>
    <w:rsid w:val="003A588C"/>
    <w:rsid w:val="003B13AD"/>
    <w:rsid w:val="003B2C16"/>
    <w:rsid w:val="003B36BD"/>
    <w:rsid w:val="003B3745"/>
    <w:rsid w:val="003B41EF"/>
    <w:rsid w:val="003B425E"/>
    <w:rsid w:val="003B7F8F"/>
    <w:rsid w:val="003C1572"/>
    <w:rsid w:val="003C21AC"/>
    <w:rsid w:val="003C25C2"/>
    <w:rsid w:val="003C4174"/>
    <w:rsid w:val="003C56DE"/>
    <w:rsid w:val="003C7178"/>
    <w:rsid w:val="003D18CF"/>
    <w:rsid w:val="003D1900"/>
    <w:rsid w:val="003D2EB9"/>
    <w:rsid w:val="003D2F0D"/>
    <w:rsid w:val="003D6F98"/>
    <w:rsid w:val="003D74BD"/>
    <w:rsid w:val="003E3C8F"/>
    <w:rsid w:val="003E6555"/>
    <w:rsid w:val="003E6F73"/>
    <w:rsid w:val="003E7A3F"/>
    <w:rsid w:val="003F0AFB"/>
    <w:rsid w:val="003F0BF8"/>
    <w:rsid w:val="003F0D51"/>
    <w:rsid w:val="003F1D82"/>
    <w:rsid w:val="003F336C"/>
    <w:rsid w:val="003F3373"/>
    <w:rsid w:val="003F3DF9"/>
    <w:rsid w:val="003F4EAD"/>
    <w:rsid w:val="003F54AD"/>
    <w:rsid w:val="003F58C1"/>
    <w:rsid w:val="003F7A35"/>
    <w:rsid w:val="003F7D40"/>
    <w:rsid w:val="004012A0"/>
    <w:rsid w:val="00401871"/>
    <w:rsid w:val="00402BAB"/>
    <w:rsid w:val="00403A89"/>
    <w:rsid w:val="0040434E"/>
    <w:rsid w:val="0040494D"/>
    <w:rsid w:val="00405396"/>
    <w:rsid w:val="00405EB6"/>
    <w:rsid w:val="0040655A"/>
    <w:rsid w:val="00406A1F"/>
    <w:rsid w:val="0040728B"/>
    <w:rsid w:val="004100BD"/>
    <w:rsid w:val="00411334"/>
    <w:rsid w:val="004125E0"/>
    <w:rsid w:val="00413F58"/>
    <w:rsid w:val="004151AE"/>
    <w:rsid w:val="0041614F"/>
    <w:rsid w:val="004161EF"/>
    <w:rsid w:val="004172D5"/>
    <w:rsid w:val="004174F2"/>
    <w:rsid w:val="00417A0D"/>
    <w:rsid w:val="00421EE8"/>
    <w:rsid w:val="004262A1"/>
    <w:rsid w:val="004264E1"/>
    <w:rsid w:val="004330FB"/>
    <w:rsid w:val="00433647"/>
    <w:rsid w:val="00433F3F"/>
    <w:rsid w:val="004362B2"/>
    <w:rsid w:val="00436C6C"/>
    <w:rsid w:val="0044072F"/>
    <w:rsid w:val="004432A1"/>
    <w:rsid w:val="00443574"/>
    <w:rsid w:val="004462CA"/>
    <w:rsid w:val="00447083"/>
    <w:rsid w:val="0044960C"/>
    <w:rsid w:val="00450B4B"/>
    <w:rsid w:val="004537C2"/>
    <w:rsid w:val="00453B66"/>
    <w:rsid w:val="00454946"/>
    <w:rsid w:val="00455989"/>
    <w:rsid w:val="004608BA"/>
    <w:rsid w:val="00461249"/>
    <w:rsid w:val="00466C17"/>
    <w:rsid w:val="00467599"/>
    <w:rsid w:val="00470245"/>
    <w:rsid w:val="00470A73"/>
    <w:rsid w:val="00473513"/>
    <w:rsid w:val="0047530F"/>
    <w:rsid w:val="004805AB"/>
    <w:rsid w:val="004807ED"/>
    <w:rsid w:val="00481CAB"/>
    <w:rsid w:val="00482939"/>
    <w:rsid w:val="004839DA"/>
    <w:rsid w:val="00483F2C"/>
    <w:rsid w:val="00487DE7"/>
    <w:rsid w:val="0049012E"/>
    <w:rsid w:val="004905AF"/>
    <w:rsid w:val="00490ADB"/>
    <w:rsid w:val="00491182"/>
    <w:rsid w:val="00491270"/>
    <w:rsid w:val="00491837"/>
    <w:rsid w:val="00491C16"/>
    <w:rsid w:val="00491CE7"/>
    <w:rsid w:val="00492F6E"/>
    <w:rsid w:val="0049342A"/>
    <w:rsid w:val="004953F3"/>
    <w:rsid w:val="004A2903"/>
    <w:rsid w:val="004B078B"/>
    <w:rsid w:val="004B1088"/>
    <w:rsid w:val="004B224B"/>
    <w:rsid w:val="004B4409"/>
    <w:rsid w:val="004B730B"/>
    <w:rsid w:val="004C0A86"/>
    <w:rsid w:val="004C0C0B"/>
    <w:rsid w:val="004C2861"/>
    <w:rsid w:val="004C4F5F"/>
    <w:rsid w:val="004C6D42"/>
    <w:rsid w:val="004D01A7"/>
    <w:rsid w:val="004D1863"/>
    <w:rsid w:val="004D260C"/>
    <w:rsid w:val="004D3985"/>
    <w:rsid w:val="004D474B"/>
    <w:rsid w:val="004D5AC6"/>
    <w:rsid w:val="004D5EF7"/>
    <w:rsid w:val="004D72D1"/>
    <w:rsid w:val="004E0B09"/>
    <w:rsid w:val="004E0FAD"/>
    <w:rsid w:val="004E1688"/>
    <w:rsid w:val="004E1DCD"/>
    <w:rsid w:val="004E3469"/>
    <w:rsid w:val="004E39DD"/>
    <w:rsid w:val="004E55DB"/>
    <w:rsid w:val="004E741C"/>
    <w:rsid w:val="004E7717"/>
    <w:rsid w:val="004F1096"/>
    <w:rsid w:val="004F2535"/>
    <w:rsid w:val="004F3505"/>
    <w:rsid w:val="004F47C0"/>
    <w:rsid w:val="004F5E98"/>
    <w:rsid w:val="004F6EC8"/>
    <w:rsid w:val="004F7633"/>
    <w:rsid w:val="005016EA"/>
    <w:rsid w:val="00501A7D"/>
    <w:rsid w:val="00507127"/>
    <w:rsid w:val="005105E2"/>
    <w:rsid w:val="00511CE0"/>
    <w:rsid w:val="00511CF4"/>
    <w:rsid w:val="00512A7E"/>
    <w:rsid w:val="005163D2"/>
    <w:rsid w:val="005206D3"/>
    <w:rsid w:val="00520983"/>
    <w:rsid w:val="00520DF0"/>
    <w:rsid w:val="00523B88"/>
    <w:rsid w:val="0052479B"/>
    <w:rsid w:val="00524F4D"/>
    <w:rsid w:val="00527890"/>
    <w:rsid w:val="005322CD"/>
    <w:rsid w:val="005365C3"/>
    <w:rsid w:val="00536751"/>
    <w:rsid w:val="00540AF3"/>
    <w:rsid w:val="0054192E"/>
    <w:rsid w:val="00541FB5"/>
    <w:rsid w:val="00543ECC"/>
    <w:rsid w:val="00545B3A"/>
    <w:rsid w:val="00546336"/>
    <w:rsid w:val="0054642A"/>
    <w:rsid w:val="00547EB2"/>
    <w:rsid w:val="00556E3D"/>
    <w:rsid w:val="00557204"/>
    <w:rsid w:val="00560768"/>
    <w:rsid w:val="00560ED9"/>
    <w:rsid w:val="00561F8E"/>
    <w:rsid w:val="0056434D"/>
    <w:rsid w:val="00564EE3"/>
    <w:rsid w:val="005651A7"/>
    <w:rsid w:val="005666E6"/>
    <w:rsid w:val="00566E7B"/>
    <w:rsid w:val="005671EC"/>
    <w:rsid w:val="00573F3D"/>
    <w:rsid w:val="00574048"/>
    <w:rsid w:val="00575965"/>
    <w:rsid w:val="005767ED"/>
    <w:rsid w:val="00581175"/>
    <w:rsid w:val="00581A0E"/>
    <w:rsid w:val="00581BF8"/>
    <w:rsid w:val="00582360"/>
    <w:rsid w:val="005828A2"/>
    <w:rsid w:val="005860DB"/>
    <w:rsid w:val="00590177"/>
    <w:rsid w:val="00593F92"/>
    <w:rsid w:val="005949A0"/>
    <w:rsid w:val="005953F1"/>
    <w:rsid w:val="00595DEE"/>
    <w:rsid w:val="00597F0B"/>
    <w:rsid w:val="005A0069"/>
    <w:rsid w:val="005A1AB4"/>
    <w:rsid w:val="005A2375"/>
    <w:rsid w:val="005A3237"/>
    <w:rsid w:val="005A4318"/>
    <w:rsid w:val="005A454D"/>
    <w:rsid w:val="005A49A4"/>
    <w:rsid w:val="005A4C3A"/>
    <w:rsid w:val="005B1F78"/>
    <w:rsid w:val="005B22CE"/>
    <w:rsid w:val="005B27D3"/>
    <w:rsid w:val="005B54B0"/>
    <w:rsid w:val="005B5C1C"/>
    <w:rsid w:val="005C2D62"/>
    <w:rsid w:val="005C3A7E"/>
    <w:rsid w:val="005C3F5F"/>
    <w:rsid w:val="005C6E67"/>
    <w:rsid w:val="005D035F"/>
    <w:rsid w:val="005D345B"/>
    <w:rsid w:val="005D3785"/>
    <w:rsid w:val="005D496A"/>
    <w:rsid w:val="005D6B47"/>
    <w:rsid w:val="005D7409"/>
    <w:rsid w:val="005E1061"/>
    <w:rsid w:val="005E1CA4"/>
    <w:rsid w:val="005E34B5"/>
    <w:rsid w:val="005E6217"/>
    <w:rsid w:val="005E6B21"/>
    <w:rsid w:val="005E72D8"/>
    <w:rsid w:val="005E785E"/>
    <w:rsid w:val="005F06A1"/>
    <w:rsid w:val="005F48ED"/>
    <w:rsid w:val="0060089A"/>
    <w:rsid w:val="0060187B"/>
    <w:rsid w:val="00601D4C"/>
    <w:rsid w:val="00603189"/>
    <w:rsid w:val="006032A6"/>
    <w:rsid w:val="00603C88"/>
    <w:rsid w:val="0060452D"/>
    <w:rsid w:val="00605E32"/>
    <w:rsid w:val="00611D15"/>
    <w:rsid w:val="0061378A"/>
    <w:rsid w:val="006138B4"/>
    <w:rsid w:val="00614B50"/>
    <w:rsid w:val="00614EF9"/>
    <w:rsid w:val="00622A02"/>
    <w:rsid w:val="0062361C"/>
    <w:rsid w:val="0062550C"/>
    <w:rsid w:val="00627533"/>
    <w:rsid w:val="0063230D"/>
    <w:rsid w:val="00632533"/>
    <w:rsid w:val="00633245"/>
    <w:rsid w:val="00634FC0"/>
    <w:rsid w:val="006405ED"/>
    <w:rsid w:val="0064206E"/>
    <w:rsid w:val="00646EFD"/>
    <w:rsid w:val="00650237"/>
    <w:rsid w:val="00650798"/>
    <w:rsid w:val="006528A1"/>
    <w:rsid w:val="00654748"/>
    <w:rsid w:val="00655607"/>
    <w:rsid w:val="0065569A"/>
    <w:rsid w:val="00660682"/>
    <w:rsid w:val="0066503B"/>
    <w:rsid w:val="00665066"/>
    <w:rsid w:val="00665218"/>
    <w:rsid w:val="00665849"/>
    <w:rsid w:val="006658F1"/>
    <w:rsid w:val="006673ED"/>
    <w:rsid w:val="006735F7"/>
    <w:rsid w:val="00673FF2"/>
    <w:rsid w:val="0067468B"/>
    <w:rsid w:val="00676595"/>
    <w:rsid w:val="00676B03"/>
    <w:rsid w:val="00676B44"/>
    <w:rsid w:val="0067737B"/>
    <w:rsid w:val="0067793C"/>
    <w:rsid w:val="006804D7"/>
    <w:rsid w:val="006821CB"/>
    <w:rsid w:val="0068256F"/>
    <w:rsid w:val="0068265F"/>
    <w:rsid w:val="006829B7"/>
    <w:rsid w:val="00682C89"/>
    <w:rsid w:val="006834F1"/>
    <w:rsid w:val="00683DB2"/>
    <w:rsid w:val="00686C70"/>
    <w:rsid w:val="00690678"/>
    <w:rsid w:val="00691B30"/>
    <w:rsid w:val="00695772"/>
    <w:rsid w:val="006971AD"/>
    <w:rsid w:val="006A069E"/>
    <w:rsid w:val="006A0C13"/>
    <w:rsid w:val="006A3237"/>
    <w:rsid w:val="006A3ADC"/>
    <w:rsid w:val="006A4636"/>
    <w:rsid w:val="006A554B"/>
    <w:rsid w:val="006A7BA4"/>
    <w:rsid w:val="006B01CF"/>
    <w:rsid w:val="006B1743"/>
    <w:rsid w:val="006B1E11"/>
    <w:rsid w:val="006B2DB1"/>
    <w:rsid w:val="006B40A3"/>
    <w:rsid w:val="006B516A"/>
    <w:rsid w:val="006B5224"/>
    <w:rsid w:val="006B54B8"/>
    <w:rsid w:val="006B576A"/>
    <w:rsid w:val="006B6B94"/>
    <w:rsid w:val="006B6D1C"/>
    <w:rsid w:val="006B6D56"/>
    <w:rsid w:val="006B6FA2"/>
    <w:rsid w:val="006C0EB5"/>
    <w:rsid w:val="006C132F"/>
    <w:rsid w:val="006C7248"/>
    <w:rsid w:val="006D0967"/>
    <w:rsid w:val="006D21E4"/>
    <w:rsid w:val="006D3BBE"/>
    <w:rsid w:val="006D45F0"/>
    <w:rsid w:val="006D47A3"/>
    <w:rsid w:val="006D7935"/>
    <w:rsid w:val="006D7DD1"/>
    <w:rsid w:val="006E15AF"/>
    <w:rsid w:val="006E1C75"/>
    <w:rsid w:val="006E670C"/>
    <w:rsid w:val="006F26E4"/>
    <w:rsid w:val="006F440B"/>
    <w:rsid w:val="006F69B7"/>
    <w:rsid w:val="00700536"/>
    <w:rsid w:val="00700F69"/>
    <w:rsid w:val="00700F9C"/>
    <w:rsid w:val="00701D6F"/>
    <w:rsid w:val="00701E59"/>
    <w:rsid w:val="00702035"/>
    <w:rsid w:val="007028E8"/>
    <w:rsid w:val="00702C54"/>
    <w:rsid w:val="007046F3"/>
    <w:rsid w:val="00705372"/>
    <w:rsid w:val="00705C86"/>
    <w:rsid w:val="00713A9F"/>
    <w:rsid w:val="007152B2"/>
    <w:rsid w:val="00716409"/>
    <w:rsid w:val="00716439"/>
    <w:rsid w:val="00716931"/>
    <w:rsid w:val="00716EC9"/>
    <w:rsid w:val="00717348"/>
    <w:rsid w:val="00717910"/>
    <w:rsid w:val="00722D4F"/>
    <w:rsid w:val="00722DBA"/>
    <w:rsid w:val="00722FFC"/>
    <w:rsid w:val="00724998"/>
    <w:rsid w:val="007267D2"/>
    <w:rsid w:val="00730521"/>
    <w:rsid w:val="00732927"/>
    <w:rsid w:val="007333FD"/>
    <w:rsid w:val="00733C88"/>
    <w:rsid w:val="00733DE1"/>
    <w:rsid w:val="00735440"/>
    <w:rsid w:val="007357AF"/>
    <w:rsid w:val="00736CF4"/>
    <w:rsid w:val="00740617"/>
    <w:rsid w:val="007419BD"/>
    <w:rsid w:val="00741F76"/>
    <w:rsid w:val="007424BE"/>
    <w:rsid w:val="00742ADA"/>
    <w:rsid w:val="0074339F"/>
    <w:rsid w:val="00744135"/>
    <w:rsid w:val="00745117"/>
    <w:rsid w:val="00746ECF"/>
    <w:rsid w:val="007479D1"/>
    <w:rsid w:val="00750BF5"/>
    <w:rsid w:val="00750F34"/>
    <w:rsid w:val="00754D09"/>
    <w:rsid w:val="00755076"/>
    <w:rsid w:val="007558C6"/>
    <w:rsid w:val="007653D6"/>
    <w:rsid w:val="00765CC7"/>
    <w:rsid w:val="007676A7"/>
    <w:rsid w:val="0077018F"/>
    <w:rsid w:val="00770D5F"/>
    <w:rsid w:val="00770F33"/>
    <w:rsid w:val="007737C9"/>
    <w:rsid w:val="00773A9E"/>
    <w:rsid w:val="007746F6"/>
    <w:rsid w:val="00775538"/>
    <w:rsid w:val="007810B8"/>
    <w:rsid w:val="00781A4C"/>
    <w:rsid w:val="007825C5"/>
    <w:rsid w:val="00784BB4"/>
    <w:rsid w:val="00785463"/>
    <w:rsid w:val="00786816"/>
    <w:rsid w:val="00791C39"/>
    <w:rsid w:val="00792764"/>
    <w:rsid w:val="007959A0"/>
    <w:rsid w:val="007962D9"/>
    <w:rsid w:val="00796C4F"/>
    <w:rsid w:val="007975CE"/>
    <w:rsid w:val="00797B33"/>
    <w:rsid w:val="00797EF8"/>
    <w:rsid w:val="007A00BD"/>
    <w:rsid w:val="007A1A7D"/>
    <w:rsid w:val="007A2231"/>
    <w:rsid w:val="007A30BB"/>
    <w:rsid w:val="007A4F45"/>
    <w:rsid w:val="007A695B"/>
    <w:rsid w:val="007B32E6"/>
    <w:rsid w:val="007B3534"/>
    <w:rsid w:val="007B3C92"/>
    <w:rsid w:val="007B48EB"/>
    <w:rsid w:val="007C1795"/>
    <w:rsid w:val="007C181F"/>
    <w:rsid w:val="007C22FE"/>
    <w:rsid w:val="007C25F5"/>
    <w:rsid w:val="007C3C73"/>
    <w:rsid w:val="007C4220"/>
    <w:rsid w:val="007C6323"/>
    <w:rsid w:val="007D32DB"/>
    <w:rsid w:val="007D7594"/>
    <w:rsid w:val="007E03AB"/>
    <w:rsid w:val="007E1590"/>
    <w:rsid w:val="007E2347"/>
    <w:rsid w:val="007E36A2"/>
    <w:rsid w:val="007E5FF2"/>
    <w:rsid w:val="007F0999"/>
    <w:rsid w:val="007F209F"/>
    <w:rsid w:val="007F3A7B"/>
    <w:rsid w:val="007F485F"/>
    <w:rsid w:val="007F6261"/>
    <w:rsid w:val="007F631D"/>
    <w:rsid w:val="007F71AE"/>
    <w:rsid w:val="0080112E"/>
    <w:rsid w:val="0080338D"/>
    <w:rsid w:val="00804FAF"/>
    <w:rsid w:val="00805D32"/>
    <w:rsid w:val="0080694F"/>
    <w:rsid w:val="00806F2E"/>
    <w:rsid w:val="0080774F"/>
    <w:rsid w:val="00807957"/>
    <w:rsid w:val="00810958"/>
    <w:rsid w:val="00811EA9"/>
    <w:rsid w:val="00811FE3"/>
    <w:rsid w:val="008139D8"/>
    <w:rsid w:val="008139F0"/>
    <w:rsid w:val="00814527"/>
    <w:rsid w:val="0081520F"/>
    <w:rsid w:val="00820DA0"/>
    <w:rsid w:val="00821CE2"/>
    <w:rsid w:val="008233EE"/>
    <w:rsid w:val="00823CDB"/>
    <w:rsid w:val="008263EF"/>
    <w:rsid w:val="008276E4"/>
    <w:rsid w:val="008318E4"/>
    <w:rsid w:val="0083349E"/>
    <w:rsid w:val="00837B7C"/>
    <w:rsid w:val="0084038A"/>
    <w:rsid w:val="00842842"/>
    <w:rsid w:val="00845C04"/>
    <w:rsid w:val="00846EB2"/>
    <w:rsid w:val="008470D8"/>
    <w:rsid w:val="00850EEF"/>
    <w:rsid w:val="00851F0A"/>
    <w:rsid w:val="00853175"/>
    <w:rsid w:val="00855316"/>
    <w:rsid w:val="00860A8E"/>
    <w:rsid w:val="008626DA"/>
    <w:rsid w:val="00863368"/>
    <w:rsid w:val="00863580"/>
    <w:rsid w:val="00863DF8"/>
    <w:rsid w:val="00865074"/>
    <w:rsid w:val="00865617"/>
    <w:rsid w:val="00866B11"/>
    <w:rsid w:val="00870D2E"/>
    <w:rsid w:val="00871E15"/>
    <w:rsid w:val="008726A4"/>
    <w:rsid w:val="00872F6A"/>
    <w:rsid w:val="00873D0E"/>
    <w:rsid w:val="0087402C"/>
    <w:rsid w:val="00875D30"/>
    <w:rsid w:val="008771BD"/>
    <w:rsid w:val="008775BF"/>
    <w:rsid w:val="0088077D"/>
    <w:rsid w:val="00881C25"/>
    <w:rsid w:val="008850E0"/>
    <w:rsid w:val="0088513A"/>
    <w:rsid w:val="00885FFA"/>
    <w:rsid w:val="00890365"/>
    <w:rsid w:val="0089147D"/>
    <w:rsid w:val="008915B3"/>
    <w:rsid w:val="00892922"/>
    <w:rsid w:val="0089495C"/>
    <w:rsid w:val="008957B7"/>
    <w:rsid w:val="008966D4"/>
    <w:rsid w:val="0089787F"/>
    <w:rsid w:val="008A20FB"/>
    <w:rsid w:val="008A4477"/>
    <w:rsid w:val="008A465F"/>
    <w:rsid w:val="008A481A"/>
    <w:rsid w:val="008A5577"/>
    <w:rsid w:val="008B0ADD"/>
    <w:rsid w:val="008B2DAC"/>
    <w:rsid w:val="008B4B1D"/>
    <w:rsid w:val="008B660E"/>
    <w:rsid w:val="008C193B"/>
    <w:rsid w:val="008C1BE5"/>
    <w:rsid w:val="008C5FAF"/>
    <w:rsid w:val="008D0DC3"/>
    <w:rsid w:val="008D0EFD"/>
    <w:rsid w:val="008D200C"/>
    <w:rsid w:val="008D23AB"/>
    <w:rsid w:val="008D5BBB"/>
    <w:rsid w:val="008D5F7E"/>
    <w:rsid w:val="008E16B6"/>
    <w:rsid w:val="008E2ED4"/>
    <w:rsid w:val="008E354E"/>
    <w:rsid w:val="008E41D8"/>
    <w:rsid w:val="008F1CA0"/>
    <w:rsid w:val="008F26E1"/>
    <w:rsid w:val="008F2C78"/>
    <w:rsid w:val="008F4370"/>
    <w:rsid w:val="008F46F8"/>
    <w:rsid w:val="008F4946"/>
    <w:rsid w:val="008F5262"/>
    <w:rsid w:val="008F6080"/>
    <w:rsid w:val="00901446"/>
    <w:rsid w:val="00902F02"/>
    <w:rsid w:val="00902F57"/>
    <w:rsid w:val="009036F9"/>
    <w:rsid w:val="009121A5"/>
    <w:rsid w:val="00912E87"/>
    <w:rsid w:val="00917AD4"/>
    <w:rsid w:val="009202AE"/>
    <w:rsid w:val="0092137A"/>
    <w:rsid w:val="009215E9"/>
    <w:rsid w:val="00923DBC"/>
    <w:rsid w:val="009241C7"/>
    <w:rsid w:val="00924D1F"/>
    <w:rsid w:val="009257FA"/>
    <w:rsid w:val="009276E4"/>
    <w:rsid w:val="0093237C"/>
    <w:rsid w:val="00933420"/>
    <w:rsid w:val="00935DB9"/>
    <w:rsid w:val="009375C1"/>
    <w:rsid w:val="0094018C"/>
    <w:rsid w:val="00943915"/>
    <w:rsid w:val="0094467E"/>
    <w:rsid w:val="00944F60"/>
    <w:rsid w:val="00945B43"/>
    <w:rsid w:val="00950DC5"/>
    <w:rsid w:val="009510FC"/>
    <w:rsid w:val="00952182"/>
    <w:rsid w:val="00953E44"/>
    <w:rsid w:val="00955E78"/>
    <w:rsid w:val="00956BB5"/>
    <w:rsid w:val="00957035"/>
    <w:rsid w:val="009623B0"/>
    <w:rsid w:val="00962A10"/>
    <w:rsid w:val="00964426"/>
    <w:rsid w:val="0097117F"/>
    <w:rsid w:val="00971D34"/>
    <w:rsid w:val="00972D2A"/>
    <w:rsid w:val="009762DC"/>
    <w:rsid w:val="00977010"/>
    <w:rsid w:val="00980570"/>
    <w:rsid w:val="00981A60"/>
    <w:rsid w:val="00981C63"/>
    <w:rsid w:val="00981EC0"/>
    <w:rsid w:val="00983008"/>
    <w:rsid w:val="00983A71"/>
    <w:rsid w:val="00983B7F"/>
    <w:rsid w:val="00983E8F"/>
    <w:rsid w:val="009844C5"/>
    <w:rsid w:val="00984DFD"/>
    <w:rsid w:val="009850A3"/>
    <w:rsid w:val="009851CF"/>
    <w:rsid w:val="00985552"/>
    <w:rsid w:val="00985A2F"/>
    <w:rsid w:val="009877FD"/>
    <w:rsid w:val="00987895"/>
    <w:rsid w:val="0099193F"/>
    <w:rsid w:val="0099463A"/>
    <w:rsid w:val="0099618D"/>
    <w:rsid w:val="009A28CA"/>
    <w:rsid w:val="009A3056"/>
    <w:rsid w:val="009A33CF"/>
    <w:rsid w:val="009A6034"/>
    <w:rsid w:val="009A68EA"/>
    <w:rsid w:val="009A7E1A"/>
    <w:rsid w:val="009B0BEA"/>
    <w:rsid w:val="009B1DD3"/>
    <w:rsid w:val="009B3312"/>
    <w:rsid w:val="009B3F20"/>
    <w:rsid w:val="009B5319"/>
    <w:rsid w:val="009B6808"/>
    <w:rsid w:val="009C0802"/>
    <w:rsid w:val="009C121A"/>
    <w:rsid w:val="009C1A31"/>
    <w:rsid w:val="009C586B"/>
    <w:rsid w:val="009C69C2"/>
    <w:rsid w:val="009D175C"/>
    <w:rsid w:val="009D1933"/>
    <w:rsid w:val="009D1ABA"/>
    <w:rsid w:val="009D2D6A"/>
    <w:rsid w:val="009D3516"/>
    <w:rsid w:val="009D3E0C"/>
    <w:rsid w:val="009D751C"/>
    <w:rsid w:val="009D7F57"/>
    <w:rsid w:val="009E46B9"/>
    <w:rsid w:val="009E51EC"/>
    <w:rsid w:val="009E5F55"/>
    <w:rsid w:val="009E6DF2"/>
    <w:rsid w:val="009F1238"/>
    <w:rsid w:val="009F2ACC"/>
    <w:rsid w:val="009F3467"/>
    <w:rsid w:val="009F3AEE"/>
    <w:rsid w:val="009F6BF3"/>
    <w:rsid w:val="009F719F"/>
    <w:rsid w:val="009F77E8"/>
    <w:rsid w:val="00A00B2F"/>
    <w:rsid w:val="00A01B83"/>
    <w:rsid w:val="00A01F6E"/>
    <w:rsid w:val="00A020F0"/>
    <w:rsid w:val="00A03184"/>
    <w:rsid w:val="00A03B2A"/>
    <w:rsid w:val="00A03E2E"/>
    <w:rsid w:val="00A058DF"/>
    <w:rsid w:val="00A05F3B"/>
    <w:rsid w:val="00A06B0E"/>
    <w:rsid w:val="00A06D73"/>
    <w:rsid w:val="00A071EB"/>
    <w:rsid w:val="00A11341"/>
    <w:rsid w:val="00A11636"/>
    <w:rsid w:val="00A129E9"/>
    <w:rsid w:val="00A131FE"/>
    <w:rsid w:val="00A1343E"/>
    <w:rsid w:val="00A13D7E"/>
    <w:rsid w:val="00A14479"/>
    <w:rsid w:val="00A144AC"/>
    <w:rsid w:val="00A149BB"/>
    <w:rsid w:val="00A17B07"/>
    <w:rsid w:val="00A21254"/>
    <w:rsid w:val="00A22886"/>
    <w:rsid w:val="00A2557C"/>
    <w:rsid w:val="00A2687E"/>
    <w:rsid w:val="00A277B2"/>
    <w:rsid w:val="00A305C3"/>
    <w:rsid w:val="00A31519"/>
    <w:rsid w:val="00A32DCB"/>
    <w:rsid w:val="00A40EC6"/>
    <w:rsid w:val="00A42CAD"/>
    <w:rsid w:val="00A42F7D"/>
    <w:rsid w:val="00A43098"/>
    <w:rsid w:val="00A44B86"/>
    <w:rsid w:val="00A4563A"/>
    <w:rsid w:val="00A47A35"/>
    <w:rsid w:val="00A53822"/>
    <w:rsid w:val="00A552ED"/>
    <w:rsid w:val="00A564C4"/>
    <w:rsid w:val="00A578D5"/>
    <w:rsid w:val="00A59F1D"/>
    <w:rsid w:val="00A60153"/>
    <w:rsid w:val="00A60F03"/>
    <w:rsid w:val="00A669C9"/>
    <w:rsid w:val="00A707F4"/>
    <w:rsid w:val="00A73312"/>
    <w:rsid w:val="00A73465"/>
    <w:rsid w:val="00A744E0"/>
    <w:rsid w:val="00A7640B"/>
    <w:rsid w:val="00A80ABD"/>
    <w:rsid w:val="00A80E4B"/>
    <w:rsid w:val="00A84136"/>
    <w:rsid w:val="00A84CD9"/>
    <w:rsid w:val="00A85BA7"/>
    <w:rsid w:val="00A900FE"/>
    <w:rsid w:val="00A90A42"/>
    <w:rsid w:val="00A91D8B"/>
    <w:rsid w:val="00A94516"/>
    <w:rsid w:val="00A94CD7"/>
    <w:rsid w:val="00A9558C"/>
    <w:rsid w:val="00A9576F"/>
    <w:rsid w:val="00A9762A"/>
    <w:rsid w:val="00A97860"/>
    <w:rsid w:val="00AA1605"/>
    <w:rsid w:val="00AA3D32"/>
    <w:rsid w:val="00AB14F0"/>
    <w:rsid w:val="00AB22D2"/>
    <w:rsid w:val="00AB38DA"/>
    <w:rsid w:val="00AB3ED6"/>
    <w:rsid w:val="00AB59A4"/>
    <w:rsid w:val="00AB5A51"/>
    <w:rsid w:val="00AB7BA3"/>
    <w:rsid w:val="00AC0A64"/>
    <w:rsid w:val="00AC226A"/>
    <w:rsid w:val="00AC6E63"/>
    <w:rsid w:val="00AC7DBD"/>
    <w:rsid w:val="00AD0799"/>
    <w:rsid w:val="00AD1517"/>
    <w:rsid w:val="00AD1A53"/>
    <w:rsid w:val="00AD1B56"/>
    <w:rsid w:val="00AD3059"/>
    <w:rsid w:val="00AD37DF"/>
    <w:rsid w:val="00AE06CF"/>
    <w:rsid w:val="00AE09A8"/>
    <w:rsid w:val="00AE1035"/>
    <w:rsid w:val="00AE1E4F"/>
    <w:rsid w:val="00AE26BF"/>
    <w:rsid w:val="00AE312B"/>
    <w:rsid w:val="00AE4978"/>
    <w:rsid w:val="00AE4DD7"/>
    <w:rsid w:val="00AE53EC"/>
    <w:rsid w:val="00AE6922"/>
    <w:rsid w:val="00AF18E6"/>
    <w:rsid w:val="00AF2A49"/>
    <w:rsid w:val="00AF332E"/>
    <w:rsid w:val="00AF3A1C"/>
    <w:rsid w:val="00AF52EA"/>
    <w:rsid w:val="00AF6B6E"/>
    <w:rsid w:val="00AF6DBD"/>
    <w:rsid w:val="00AF7840"/>
    <w:rsid w:val="00AF7BF5"/>
    <w:rsid w:val="00B0241B"/>
    <w:rsid w:val="00B04B46"/>
    <w:rsid w:val="00B05815"/>
    <w:rsid w:val="00B06488"/>
    <w:rsid w:val="00B07A4F"/>
    <w:rsid w:val="00B07CA1"/>
    <w:rsid w:val="00B1224F"/>
    <w:rsid w:val="00B13DD6"/>
    <w:rsid w:val="00B17EC9"/>
    <w:rsid w:val="00B20BDF"/>
    <w:rsid w:val="00B20F37"/>
    <w:rsid w:val="00B2197B"/>
    <w:rsid w:val="00B21B26"/>
    <w:rsid w:val="00B226B9"/>
    <w:rsid w:val="00B23055"/>
    <w:rsid w:val="00B24B0C"/>
    <w:rsid w:val="00B258B0"/>
    <w:rsid w:val="00B26161"/>
    <w:rsid w:val="00B267F7"/>
    <w:rsid w:val="00B2783B"/>
    <w:rsid w:val="00B30E6B"/>
    <w:rsid w:val="00B32C08"/>
    <w:rsid w:val="00B3383C"/>
    <w:rsid w:val="00B35D52"/>
    <w:rsid w:val="00B35DA0"/>
    <w:rsid w:val="00B3604B"/>
    <w:rsid w:val="00B369B7"/>
    <w:rsid w:val="00B4160A"/>
    <w:rsid w:val="00B41F43"/>
    <w:rsid w:val="00B42AAE"/>
    <w:rsid w:val="00B43984"/>
    <w:rsid w:val="00B43FA5"/>
    <w:rsid w:val="00B447A3"/>
    <w:rsid w:val="00B45B27"/>
    <w:rsid w:val="00B5000E"/>
    <w:rsid w:val="00B5186E"/>
    <w:rsid w:val="00B53D5F"/>
    <w:rsid w:val="00B54DDF"/>
    <w:rsid w:val="00B55E0A"/>
    <w:rsid w:val="00B60C16"/>
    <w:rsid w:val="00B632CC"/>
    <w:rsid w:val="00B64E3A"/>
    <w:rsid w:val="00B64ED6"/>
    <w:rsid w:val="00B64FA7"/>
    <w:rsid w:val="00B659B8"/>
    <w:rsid w:val="00B65FDA"/>
    <w:rsid w:val="00B6696E"/>
    <w:rsid w:val="00B66BC0"/>
    <w:rsid w:val="00B72892"/>
    <w:rsid w:val="00B729CA"/>
    <w:rsid w:val="00B7335B"/>
    <w:rsid w:val="00B756A0"/>
    <w:rsid w:val="00B75886"/>
    <w:rsid w:val="00B75D95"/>
    <w:rsid w:val="00B81CB9"/>
    <w:rsid w:val="00B81F98"/>
    <w:rsid w:val="00B83C1C"/>
    <w:rsid w:val="00B90AC9"/>
    <w:rsid w:val="00B90BD0"/>
    <w:rsid w:val="00B93271"/>
    <w:rsid w:val="00B95032"/>
    <w:rsid w:val="00B954F1"/>
    <w:rsid w:val="00B96617"/>
    <w:rsid w:val="00BA0DEB"/>
    <w:rsid w:val="00BA7809"/>
    <w:rsid w:val="00BB0C1C"/>
    <w:rsid w:val="00BC11C8"/>
    <w:rsid w:val="00BC15CE"/>
    <w:rsid w:val="00BC18A4"/>
    <w:rsid w:val="00BC1CBE"/>
    <w:rsid w:val="00BC1DF8"/>
    <w:rsid w:val="00BC481E"/>
    <w:rsid w:val="00BC7139"/>
    <w:rsid w:val="00BD047B"/>
    <w:rsid w:val="00BD10D8"/>
    <w:rsid w:val="00BD332E"/>
    <w:rsid w:val="00BD376E"/>
    <w:rsid w:val="00BD5DAF"/>
    <w:rsid w:val="00BE13ED"/>
    <w:rsid w:val="00BE2B75"/>
    <w:rsid w:val="00BE6B00"/>
    <w:rsid w:val="00BE7125"/>
    <w:rsid w:val="00BE75BF"/>
    <w:rsid w:val="00BE792A"/>
    <w:rsid w:val="00BE7D07"/>
    <w:rsid w:val="00BF0D0D"/>
    <w:rsid w:val="00BF23BC"/>
    <w:rsid w:val="00BF28A1"/>
    <w:rsid w:val="00BF5147"/>
    <w:rsid w:val="00BF5AF0"/>
    <w:rsid w:val="00C0425F"/>
    <w:rsid w:val="00C1168F"/>
    <w:rsid w:val="00C116CF"/>
    <w:rsid w:val="00C121B0"/>
    <w:rsid w:val="00C12BDE"/>
    <w:rsid w:val="00C15603"/>
    <w:rsid w:val="00C15AE0"/>
    <w:rsid w:val="00C167EF"/>
    <w:rsid w:val="00C171A5"/>
    <w:rsid w:val="00C17A72"/>
    <w:rsid w:val="00C2090C"/>
    <w:rsid w:val="00C20B0B"/>
    <w:rsid w:val="00C2278A"/>
    <w:rsid w:val="00C24AE0"/>
    <w:rsid w:val="00C26C11"/>
    <w:rsid w:val="00C27021"/>
    <w:rsid w:val="00C27A97"/>
    <w:rsid w:val="00C30CE8"/>
    <w:rsid w:val="00C33CE7"/>
    <w:rsid w:val="00C344DE"/>
    <w:rsid w:val="00C34E03"/>
    <w:rsid w:val="00C35E22"/>
    <w:rsid w:val="00C37188"/>
    <w:rsid w:val="00C37696"/>
    <w:rsid w:val="00C4237C"/>
    <w:rsid w:val="00C42D06"/>
    <w:rsid w:val="00C43770"/>
    <w:rsid w:val="00C446F4"/>
    <w:rsid w:val="00C45B59"/>
    <w:rsid w:val="00C47741"/>
    <w:rsid w:val="00C51C7F"/>
    <w:rsid w:val="00C52128"/>
    <w:rsid w:val="00C53E50"/>
    <w:rsid w:val="00C569F7"/>
    <w:rsid w:val="00C56C2A"/>
    <w:rsid w:val="00C60134"/>
    <w:rsid w:val="00C603E7"/>
    <w:rsid w:val="00C60659"/>
    <w:rsid w:val="00C655F8"/>
    <w:rsid w:val="00C66C78"/>
    <w:rsid w:val="00C6716B"/>
    <w:rsid w:val="00C67216"/>
    <w:rsid w:val="00C70308"/>
    <w:rsid w:val="00C70455"/>
    <w:rsid w:val="00C71007"/>
    <w:rsid w:val="00C749BF"/>
    <w:rsid w:val="00C75A8B"/>
    <w:rsid w:val="00C8029B"/>
    <w:rsid w:val="00C804E1"/>
    <w:rsid w:val="00C81442"/>
    <w:rsid w:val="00C81488"/>
    <w:rsid w:val="00C852E8"/>
    <w:rsid w:val="00C86582"/>
    <w:rsid w:val="00C86EAC"/>
    <w:rsid w:val="00C916A7"/>
    <w:rsid w:val="00C921E9"/>
    <w:rsid w:val="00C92E24"/>
    <w:rsid w:val="00C932B8"/>
    <w:rsid w:val="00C93466"/>
    <w:rsid w:val="00C955A5"/>
    <w:rsid w:val="00C96718"/>
    <w:rsid w:val="00C96FFD"/>
    <w:rsid w:val="00C972DE"/>
    <w:rsid w:val="00C97C3E"/>
    <w:rsid w:val="00CA2506"/>
    <w:rsid w:val="00CA437B"/>
    <w:rsid w:val="00CA5499"/>
    <w:rsid w:val="00CA607E"/>
    <w:rsid w:val="00CA6572"/>
    <w:rsid w:val="00CB24E8"/>
    <w:rsid w:val="00CB71DE"/>
    <w:rsid w:val="00CC0616"/>
    <w:rsid w:val="00CC3453"/>
    <w:rsid w:val="00CC36C9"/>
    <w:rsid w:val="00CC4448"/>
    <w:rsid w:val="00CC4F3A"/>
    <w:rsid w:val="00CC56AC"/>
    <w:rsid w:val="00CC659C"/>
    <w:rsid w:val="00CD06F8"/>
    <w:rsid w:val="00CD0FD3"/>
    <w:rsid w:val="00CD10DE"/>
    <w:rsid w:val="00CD2AE2"/>
    <w:rsid w:val="00CD31B7"/>
    <w:rsid w:val="00CD5951"/>
    <w:rsid w:val="00CD6E02"/>
    <w:rsid w:val="00CD7A2F"/>
    <w:rsid w:val="00CE094C"/>
    <w:rsid w:val="00CE102C"/>
    <w:rsid w:val="00CE3777"/>
    <w:rsid w:val="00CE519D"/>
    <w:rsid w:val="00CE5DD0"/>
    <w:rsid w:val="00CE73AD"/>
    <w:rsid w:val="00CE78D7"/>
    <w:rsid w:val="00CF54CC"/>
    <w:rsid w:val="00CF5607"/>
    <w:rsid w:val="00CF6B02"/>
    <w:rsid w:val="00D03067"/>
    <w:rsid w:val="00D05075"/>
    <w:rsid w:val="00D06D16"/>
    <w:rsid w:val="00D07AF0"/>
    <w:rsid w:val="00D11282"/>
    <w:rsid w:val="00D13314"/>
    <w:rsid w:val="00D13A64"/>
    <w:rsid w:val="00D169FC"/>
    <w:rsid w:val="00D16B60"/>
    <w:rsid w:val="00D21255"/>
    <w:rsid w:val="00D21281"/>
    <w:rsid w:val="00D23B2F"/>
    <w:rsid w:val="00D24951"/>
    <w:rsid w:val="00D310BF"/>
    <w:rsid w:val="00D36513"/>
    <w:rsid w:val="00D368BF"/>
    <w:rsid w:val="00D36C91"/>
    <w:rsid w:val="00D379D7"/>
    <w:rsid w:val="00D4040C"/>
    <w:rsid w:val="00D435F2"/>
    <w:rsid w:val="00D436AB"/>
    <w:rsid w:val="00D44B61"/>
    <w:rsid w:val="00D46A28"/>
    <w:rsid w:val="00D5048D"/>
    <w:rsid w:val="00D50621"/>
    <w:rsid w:val="00D506D7"/>
    <w:rsid w:val="00D51BBE"/>
    <w:rsid w:val="00D56182"/>
    <w:rsid w:val="00D601D6"/>
    <w:rsid w:val="00D60706"/>
    <w:rsid w:val="00D62A96"/>
    <w:rsid w:val="00D636E0"/>
    <w:rsid w:val="00D66FF1"/>
    <w:rsid w:val="00D67790"/>
    <w:rsid w:val="00D71D48"/>
    <w:rsid w:val="00D74B34"/>
    <w:rsid w:val="00D7582A"/>
    <w:rsid w:val="00D764DF"/>
    <w:rsid w:val="00D767C9"/>
    <w:rsid w:val="00D80446"/>
    <w:rsid w:val="00D81765"/>
    <w:rsid w:val="00D81946"/>
    <w:rsid w:val="00D81999"/>
    <w:rsid w:val="00D8579A"/>
    <w:rsid w:val="00D90F85"/>
    <w:rsid w:val="00D91972"/>
    <w:rsid w:val="00D92CF2"/>
    <w:rsid w:val="00D97E0D"/>
    <w:rsid w:val="00DA2048"/>
    <w:rsid w:val="00DA469A"/>
    <w:rsid w:val="00DA4C19"/>
    <w:rsid w:val="00DA63CB"/>
    <w:rsid w:val="00DA64FC"/>
    <w:rsid w:val="00DA6AA3"/>
    <w:rsid w:val="00DA6D0A"/>
    <w:rsid w:val="00DB0D2E"/>
    <w:rsid w:val="00DB329A"/>
    <w:rsid w:val="00DB3C9A"/>
    <w:rsid w:val="00DB52B5"/>
    <w:rsid w:val="00DC102A"/>
    <w:rsid w:val="00DC28FC"/>
    <w:rsid w:val="00DC2BF6"/>
    <w:rsid w:val="00DC30E5"/>
    <w:rsid w:val="00DC39D9"/>
    <w:rsid w:val="00DD1127"/>
    <w:rsid w:val="00DD1397"/>
    <w:rsid w:val="00DD1774"/>
    <w:rsid w:val="00DD1C57"/>
    <w:rsid w:val="00DD2E31"/>
    <w:rsid w:val="00DD4586"/>
    <w:rsid w:val="00DD5155"/>
    <w:rsid w:val="00DD5F48"/>
    <w:rsid w:val="00DD610B"/>
    <w:rsid w:val="00DD68DF"/>
    <w:rsid w:val="00DE1FE9"/>
    <w:rsid w:val="00DE267E"/>
    <w:rsid w:val="00DE40A3"/>
    <w:rsid w:val="00DE598A"/>
    <w:rsid w:val="00DE5ECF"/>
    <w:rsid w:val="00DE6285"/>
    <w:rsid w:val="00DE7330"/>
    <w:rsid w:val="00DE7DA8"/>
    <w:rsid w:val="00DF13E1"/>
    <w:rsid w:val="00DF3AD5"/>
    <w:rsid w:val="00DF4D88"/>
    <w:rsid w:val="00DF73D2"/>
    <w:rsid w:val="00DF7D74"/>
    <w:rsid w:val="00E00AAC"/>
    <w:rsid w:val="00E00F5E"/>
    <w:rsid w:val="00E0133E"/>
    <w:rsid w:val="00E0507B"/>
    <w:rsid w:val="00E05FA1"/>
    <w:rsid w:val="00E0687E"/>
    <w:rsid w:val="00E06D08"/>
    <w:rsid w:val="00E10332"/>
    <w:rsid w:val="00E153C1"/>
    <w:rsid w:val="00E155F0"/>
    <w:rsid w:val="00E21E07"/>
    <w:rsid w:val="00E23E87"/>
    <w:rsid w:val="00E255D7"/>
    <w:rsid w:val="00E3091E"/>
    <w:rsid w:val="00E30CFC"/>
    <w:rsid w:val="00E31D36"/>
    <w:rsid w:val="00E33E1F"/>
    <w:rsid w:val="00E348E4"/>
    <w:rsid w:val="00E424B6"/>
    <w:rsid w:val="00E42F5D"/>
    <w:rsid w:val="00E51F28"/>
    <w:rsid w:val="00E53A4D"/>
    <w:rsid w:val="00E568B1"/>
    <w:rsid w:val="00E603FE"/>
    <w:rsid w:val="00E60C03"/>
    <w:rsid w:val="00E62027"/>
    <w:rsid w:val="00E62E1C"/>
    <w:rsid w:val="00E66F6B"/>
    <w:rsid w:val="00E67EB8"/>
    <w:rsid w:val="00E67F6D"/>
    <w:rsid w:val="00E72840"/>
    <w:rsid w:val="00E74A0A"/>
    <w:rsid w:val="00E76454"/>
    <w:rsid w:val="00E76613"/>
    <w:rsid w:val="00E76C10"/>
    <w:rsid w:val="00E77A26"/>
    <w:rsid w:val="00E822A2"/>
    <w:rsid w:val="00E8456F"/>
    <w:rsid w:val="00E85CDD"/>
    <w:rsid w:val="00E85EE9"/>
    <w:rsid w:val="00E86A25"/>
    <w:rsid w:val="00E948D2"/>
    <w:rsid w:val="00E95493"/>
    <w:rsid w:val="00E95DC0"/>
    <w:rsid w:val="00E96F2C"/>
    <w:rsid w:val="00EA1B73"/>
    <w:rsid w:val="00EA2F0A"/>
    <w:rsid w:val="00EA3EA5"/>
    <w:rsid w:val="00EB1D74"/>
    <w:rsid w:val="00EB3A65"/>
    <w:rsid w:val="00EB470B"/>
    <w:rsid w:val="00EB4A63"/>
    <w:rsid w:val="00EB566E"/>
    <w:rsid w:val="00EB6A29"/>
    <w:rsid w:val="00EB6A3F"/>
    <w:rsid w:val="00EB7025"/>
    <w:rsid w:val="00EB797F"/>
    <w:rsid w:val="00EC0267"/>
    <w:rsid w:val="00EC16D6"/>
    <w:rsid w:val="00EC23D2"/>
    <w:rsid w:val="00EC2966"/>
    <w:rsid w:val="00EC39B8"/>
    <w:rsid w:val="00ED116D"/>
    <w:rsid w:val="00ED2FB0"/>
    <w:rsid w:val="00ED45C9"/>
    <w:rsid w:val="00ED50F1"/>
    <w:rsid w:val="00ED75B4"/>
    <w:rsid w:val="00EE0431"/>
    <w:rsid w:val="00EE07C9"/>
    <w:rsid w:val="00EE1318"/>
    <w:rsid w:val="00EE2A5A"/>
    <w:rsid w:val="00EE3B7F"/>
    <w:rsid w:val="00EE4119"/>
    <w:rsid w:val="00EE4280"/>
    <w:rsid w:val="00EE46EE"/>
    <w:rsid w:val="00EE6893"/>
    <w:rsid w:val="00EF23B6"/>
    <w:rsid w:val="00EF2A49"/>
    <w:rsid w:val="00EF2C82"/>
    <w:rsid w:val="00EF44C6"/>
    <w:rsid w:val="00EF55C1"/>
    <w:rsid w:val="00EF6C29"/>
    <w:rsid w:val="00F01121"/>
    <w:rsid w:val="00F01D3C"/>
    <w:rsid w:val="00F03087"/>
    <w:rsid w:val="00F03DFA"/>
    <w:rsid w:val="00F04DBB"/>
    <w:rsid w:val="00F0711C"/>
    <w:rsid w:val="00F0741A"/>
    <w:rsid w:val="00F112C7"/>
    <w:rsid w:val="00F12433"/>
    <w:rsid w:val="00F12F93"/>
    <w:rsid w:val="00F13507"/>
    <w:rsid w:val="00F142C6"/>
    <w:rsid w:val="00F162BB"/>
    <w:rsid w:val="00F200DA"/>
    <w:rsid w:val="00F21AF4"/>
    <w:rsid w:val="00F249A1"/>
    <w:rsid w:val="00F31C40"/>
    <w:rsid w:val="00F321F7"/>
    <w:rsid w:val="00F32805"/>
    <w:rsid w:val="00F35462"/>
    <w:rsid w:val="00F36292"/>
    <w:rsid w:val="00F44F90"/>
    <w:rsid w:val="00F4594D"/>
    <w:rsid w:val="00F47B97"/>
    <w:rsid w:val="00F5097D"/>
    <w:rsid w:val="00F51D46"/>
    <w:rsid w:val="00F53044"/>
    <w:rsid w:val="00F54E9C"/>
    <w:rsid w:val="00F54FBF"/>
    <w:rsid w:val="00F55576"/>
    <w:rsid w:val="00F56AB5"/>
    <w:rsid w:val="00F619C7"/>
    <w:rsid w:val="00F61C90"/>
    <w:rsid w:val="00F62517"/>
    <w:rsid w:val="00F647B7"/>
    <w:rsid w:val="00F649E0"/>
    <w:rsid w:val="00F6524C"/>
    <w:rsid w:val="00F67A8D"/>
    <w:rsid w:val="00F67DCC"/>
    <w:rsid w:val="00F715BD"/>
    <w:rsid w:val="00F71AEC"/>
    <w:rsid w:val="00F71D1C"/>
    <w:rsid w:val="00F721B5"/>
    <w:rsid w:val="00F748E6"/>
    <w:rsid w:val="00F77EB1"/>
    <w:rsid w:val="00F80773"/>
    <w:rsid w:val="00F80E06"/>
    <w:rsid w:val="00F8144C"/>
    <w:rsid w:val="00F81615"/>
    <w:rsid w:val="00F85008"/>
    <w:rsid w:val="00F87A30"/>
    <w:rsid w:val="00F901E9"/>
    <w:rsid w:val="00F914D2"/>
    <w:rsid w:val="00F9346C"/>
    <w:rsid w:val="00F93D5A"/>
    <w:rsid w:val="00F94D94"/>
    <w:rsid w:val="00F94ED3"/>
    <w:rsid w:val="00F959E7"/>
    <w:rsid w:val="00F971FD"/>
    <w:rsid w:val="00F97880"/>
    <w:rsid w:val="00FA1895"/>
    <w:rsid w:val="00FA2861"/>
    <w:rsid w:val="00FA3ED4"/>
    <w:rsid w:val="00FA5399"/>
    <w:rsid w:val="00FA6786"/>
    <w:rsid w:val="00FB163E"/>
    <w:rsid w:val="00FB16ED"/>
    <w:rsid w:val="00FB23D5"/>
    <w:rsid w:val="00FB6313"/>
    <w:rsid w:val="00FB73A1"/>
    <w:rsid w:val="00FC0A46"/>
    <w:rsid w:val="00FC16BB"/>
    <w:rsid w:val="00FC187E"/>
    <w:rsid w:val="00FC1D53"/>
    <w:rsid w:val="00FC31C6"/>
    <w:rsid w:val="00FC32A2"/>
    <w:rsid w:val="00FC57E9"/>
    <w:rsid w:val="00FC696C"/>
    <w:rsid w:val="00FC77B2"/>
    <w:rsid w:val="00FC7D50"/>
    <w:rsid w:val="00FD0DB5"/>
    <w:rsid w:val="00FD1434"/>
    <w:rsid w:val="00FD1B3C"/>
    <w:rsid w:val="00FD2019"/>
    <w:rsid w:val="00FD203A"/>
    <w:rsid w:val="00FD2B15"/>
    <w:rsid w:val="00FD2CDC"/>
    <w:rsid w:val="00FD7F16"/>
    <w:rsid w:val="00FE0450"/>
    <w:rsid w:val="00FE0E5C"/>
    <w:rsid w:val="00FE6A2B"/>
    <w:rsid w:val="00FE6AB9"/>
    <w:rsid w:val="00FE7C32"/>
    <w:rsid w:val="00FE7F46"/>
    <w:rsid w:val="00FF02F2"/>
    <w:rsid w:val="00FF143C"/>
    <w:rsid w:val="00FF1A04"/>
    <w:rsid w:val="00FF2995"/>
    <w:rsid w:val="00FF2ACC"/>
    <w:rsid w:val="00FF3E1B"/>
    <w:rsid w:val="00FF5128"/>
    <w:rsid w:val="00FF54BC"/>
    <w:rsid w:val="00FF7FCB"/>
    <w:rsid w:val="018DF34D"/>
    <w:rsid w:val="01F4F0AB"/>
    <w:rsid w:val="0247BDDA"/>
    <w:rsid w:val="0264EBE3"/>
    <w:rsid w:val="031D8105"/>
    <w:rsid w:val="034D5ACB"/>
    <w:rsid w:val="03535C99"/>
    <w:rsid w:val="04E1E39A"/>
    <w:rsid w:val="0536E670"/>
    <w:rsid w:val="05733123"/>
    <w:rsid w:val="05FAC21C"/>
    <w:rsid w:val="06075341"/>
    <w:rsid w:val="0634E592"/>
    <w:rsid w:val="0676EACD"/>
    <w:rsid w:val="06892C5B"/>
    <w:rsid w:val="0694E31F"/>
    <w:rsid w:val="06A383A8"/>
    <w:rsid w:val="07E6CEFB"/>
    <w:rsid w:val="0862A930"/>
    <w:rsid w:val="086E228B"/>
    <w:rsid w:val="08B37E21"/>
    <w:rsid w:val="08D63BD0"/>
    <w:rsid w:val="09360870"/>
    <w:rsid w:val="09464728"/>
    <w:rsid w:val="098FE9B7"/>
    <w:rsid w:val="0A4A7AE9"/>
    <w:rsid w:val="0B016649"/>
    <w:rsid w:val="0B0D845D"/>
    <w:rsid w:val="0B94E18A"/>
    <w:rsid w:val="0BCB4383"/>
    <w:rsid w:val="0C22BDF6"/>
    <w:rsid w:val="0D307D2C"/>
    <w:rsid w:val="0D6E859D"/>
    <w:rsid w:val="0DD217E9"/>
    <w:rsid w:val="0E2F85EE"/>
    <w:rsid w:val="0E3368FB"/>
    <w:rsid w:val="0EE9B150"/>
    <w:rsid w:val="0F21B605"/>
    <w:rsid w:val="0FE98FAE"/>
    <w:rsid w:val="1030BC44"/>
    <w:rsid w:val="1036CD37"/>
    <w:rsid w:val="107971D9"/>
    <w:rsid w:val="108B2B54"/>
    <w:rsid w:val="10E58AFF"/>
    <w:rsid w:val="1148D44F"/>
    <w:rsid w:val="122E04F5"/>
    <w:rsid w:val="123316E0"/>
    <w:rsid w:val="12562501"/>
    <w:rsid w:val="12C8A0CA"/>
    <w:rsid w:val="12DE19A6"/>
    <w:rsid w:val="12E6AB2A"/>
    <w:rsid w:val="13452F1D"/>
    <w:rsid w:val="14835B04"/>
    <w:rsid w:val="148BC9D7"/>
    <w:rsid w:val="14DB8603"/>
    <w:rsid w:val="1549EDA4"/>
    <w:rsid w:val="156D54D9"/>
    <w:rsid w:val="15A19DD1"/>
    <w:rsid w:val="162D4F2E"/>
    <w:rsid w:val="16441B99"/>
    <w:rsid w:val="165C2A36"/>
    <w:rsid w:val="168C7436"/>
    <w:rsid w:val="16F9BB63"/>
    <w:rsid w:val="171A763C"/>
    <w:rsid w:val="172EC028"/>
    <w:rsid w:val="17523D88"/>
    <w:rsid w:val="1761E6B6"/>
    <w:rsid w:val="17C65D08"/>
    <w:rsid w:val="17F950C5"/>
    <w:rsid w:val="189BFF70"/>
    <w:rsid w:val="19105106"/>
    <w:rsid w:val="1A66ABD4"/>
    <w:rsid w:val="1B68E717"/>
    <w:rsid w:val="1BA1B803"/>
    <w:rsid w:val="1C2E32AE"/>
    <w:rsid w:val="1C36514F"/>
    <w:rsid w:val="1C9579FB"/>
    <w:rsid w:val="1D03D7FF"/>
    <w:rsid w:val="1D317791"/>
    <w:rsid w:val="1E15B894"/>
    <w:rsid w:val="1E226ABC"/>
    <w:rsid w:val="1EE3A047"/>
    <w:rsid w:val="1F233A61"/>
    <w:rsid w:val="1FB5CEF3"/>
    <w:rsid w:val="1FE52A55"/>
    <w:rsid w:val="20212D07"/>
    <w:rsid w:val="20229960"/>
    <w:rsid w:val="202EF606"/>
    <w:rsid w:val="2097CEBC"/>
    <w:rsid w:val="20B78F64"/>
    <w:rsid w:val="20BDC215"/>
    <w:rsid w:val="2235238F"/>
    <w:rsid w:val="22CB3BFD"/>
    <w:rsid w:val="238FA57C"/>
    <w:rsid w:val="24422D7D"/>
    <w:rsid w:val="25026729"/>
    <w:rsid w:val="25B1B0A8"/>
    <w:rsid w:val="25D945C2"/>
    <w:rsid w:val="25EBDEB6"/>
    <w:rsid w:val="263BC5C4"/>
    <w:rsid w:val="26AB1CFE"/>
    <w:rsid w:val="26CFE06C"/>
    <w:rsid w:val="2795C664"/>
    <w:rsid w:val="2AAB234E"/>
    <w:rsid w:val="2ACFF6DC"/>
    <w:rsid w:val="2AD17865"/>
    <w:rsid w:val="2AE82DB2"/>
    <w:rsid w:val="2B23A384"/>
    <w:rsid w:val="2B38E502"/>
    <w:rsid w:val="2B949BD6"/>
    <w:rsid w:val="2BA27028"/>
    <w:rsid w:val="2BD40DB7"/>
    <w:rsid w:val="2C05F8CF"/>
    <w:rsid w:val="2C995C37"/>
    <w:rsid w:val="2CA5F274"/>
    <w:rsid w:val="2CCE4644"/>
    <w:rsid w:val="2E0F1CD9"/>
    <w:rsid w:val="2E1957DF"/>
    <w:rsid w:val="2E2A92B6"/>
    <w:rsid w:val="2E3DEE04"/>
    <w:rsid w:val="2E741D2C"/>
    <w:rsid w:val="2E788D07"/>
    <w:rsid w:val="2E797A01"/>
    <w:rsid w:val="2E85E4E3"/>
    <w:rsid w:val="2EBF1A76"/>
    <w:rsid w:val="2F197778"/>
    <w:rsid w:val="2F7551B8"/>
    <w:rsid w:val="2F7AA3F5"/>
    <w:rsid w:val="2FBD326C"/>
    <w:rsid w:val="2FC66317"/>
    <w:rsid w:val="2FE1E859"/>
    <w:rsid w:val="303FAD96"/>
    <w:rsid w:val="30622ED7"/>
    <w:rsid w:val="309AC15F"/>
    <w:rsid w:val="31067307"/>
    <w:rsid w:val="3119C019"/>
    <w:rsid w:val="31372F2F"/>
    <w:rsid w:val="315A2ED4"/>
    <w:rsid w:val="31857F02"/>
    <w:rsid w:val="31F6F8A1"/>
    <w:rsid w:val="32EB9B0D"/>
    <w:rsid w:val="333BA5B5"/>
    <w:rsid w:val="33E69CE8"/>
    <w:rsid w:val="33FAC973"/>
    <w:rsid w:val="33FB93BC"/>
    <w:rsid w:val="34023855"/>
    <w:rsid w:val="343B0846"/>
    <w:rsid w:val="34790EC9"/>
    <w:rsid w:val="347B81D9"/>
    <w:rsid w:val="347DC6E5"/>
    <w:rsid w:val="34AF3359"/>
    <w:rsid w:val="34B75D4D"/>
    <w:rsid w:val="35FAED7F"/>
    <w:rsid w:val="361AB6D1"/>
    <w:rsid w:val="363A9231"/>
    <w:rsid w:val="37201942"/>
    <w:rsid w:val="376FAA13"/>
    <w:rsid w:val="387591EE"/>
    <w:rsid w:val="38AC04FA"/>
    <w:rsid w:val="38CDD5EF"/>
    <w:rsid w:val="39158000"/>
    <w:rsid w:val="394E1383"/>
    <w:rsid w:val="3AC28C33"/>
    <w:rsid w:val="3AE45250"/>
    <w:rsid w:val="3B5775B1"/>
    <w:rsid w:val="3B710F3B"/>
    <w:rsid w:val="3B712566"/>
    <w:rsid w:val="3D39AB48"/>
    <w:rsid w:val="3DCC27C1"/>
    <w:rsid w:val="3E04C333"/>
    <w:rsid w:val="3E46DD9E"/>
    <w:rsid w:val="3ECEECFB"/>
    <w:rsid w:val="3F01D377"/>
    <w:rsid w:val="3F034E0C"/>
    <w:rsid w:val="3F26989B"/>
    <w:rsid w:val="3F4C3577"/>
    <w:rsid w:val="3F67069B"/>
    <w:rsid w:val="40CA7CC5"/>
    <w:rsid w:val="414C4B47"/>
    <w:rsid w:val="414FAFDE"/>
    <w:rsid w:val="4184CCBC"/>
    <w:rsid w:val="41D65E75"/>
    <w:rsid w:val="421A2674"/>
    <w:rsid w:val="427C72EA"/>
    <w:rsid w:val="42834959"/>
    <w:rsid w:val="42D6D350"/>
    <w:rsid w:val="434C6117"/>
    <w:rsid w:val="43810C0D"/>
    <w:rsid w:val="44212F99"/>
    <w:rsid w:val="445CBB96"/>
    <w:rsid w:val="446F949C"/>
    <w:rsid w:val="44E547B3"/>
    <w:rsid w:val="45BF32B8"/>
    <w:rsid w:val="45E8B1E6"/>
    <w:rsid w:val="46986135"/>
    <w:rsid w:val="46C55EB7"/>
    <w:rsid w:val="474B9098"/>
    <w:rsid w:val="475B6AA9"/>
    <w:rsid w:val="476B11E9"/>
    <w:rsid w:val="47BA1E84"/>
    <w:rsid w:val="47D004FB"/>
    <w:rsid w:val="48900BD6"/>
    <w:rsid w:val="4956B873"/>
    <w:rsid w:val="4A1581F4"/>
    <w:rsid w:val="4A1CB39B"/>
    <w:rsid w:val="4A29FCFB"/>
    <w:rsid w:val="4A7DB7DF"/>
    <w:rsid w:val="4AC39219"/>
    <w:rsid w:val="4B9CE4BD"/>
    <w:rsid w:val="4C3AEC9F"/>
    <w:rsid w:val="4D45C210"/>
    <w:rsid w:val="4D4CA7E4"/>
    <w:rsid w:val="4D98299D"/>
    <w:rsid w:val="4DC2BCB9"/>
    <w:rsid w:val="4DC648CE"/>
    <w:rsid w:val="4DDCE135"/>
    <w:rsid w:val="4FA6EB89"/>
    <w:rsid w:val="501770B8"/>
    <w:rsid w:val="5072CF6B"/>
    <w:rsid w:val="5096258D"/>
    <w:rsid w:val="50BDEB8A"/>
    <w:rsid w:val="50FE99DC"/>
    <w:rsid w:val="511A5C87"/>
    <w:rsid w:val="5166F45C"/>
    <w:rsid w:val="51D7FAEA"/>
    <w:rsid w:val="52775C1C"/>
    <w:rsid w:val="52B42917"/>
    <w:rsid w:val="530EBB93"/>
    <w:rsid w:val="531EFA4B"/>
    <w:rsid w:val="532E15A6"/>
    <w:rsid w:val="53E3EEBC"/>
    <w:rsid w:val="53E8A698"/>
    <w:rsid w:val="53EE9AE5"/>
    <w:rsid w:val="547247E8"/>
    <w:rsid w:val="5472F95D"/>
    <w:rsid w:val="549643AC"/>
    <w:rsid w:val="55219290"/>
    <w:rsid w:val="556656AE"/>
    <w:rsid w:val="560684D2"/>
    <w:rsid w:val="5663F000"/>
    <w:rsid w:val="56D633E8"/>
    <w:rsid w:val="5739E1DF"/>
    <w:rsid w:val="575769F7"/>
    <w:rsid w:val="578D1E4D"/>
    <w:rsid w:val="57AD69E7"/>
    <w:rsid w:val="57B3CE6E"/>
    <w:rsid w:val="58200B00"/>
    <w:rsid w:val="5829F0C4"/>
    <w:rsid w:val="582B1FB4"/>
    <w:rsid w:val="582B9E58"/>
    <w:rsid w:val="5835D95E"/>
    <w:rsid w:val="5840569A"/>
    <w:rsid w:val="58781DE6"/>
    <w:rsid w:val="5943C0CD"/>
    <w:rsid w:val="59842ECD"/>
    <w:rsid w:val="59B99B22"/>
    <w:rsid w:val="5A0D3D32"/>
    <w:rsid w:val="5A565485"/>
    <w:rsid w:val="5A5C4BBB"/>
    <w:rsid w:val="5AB8E208"/>
    <w:rsid w:val="5ACC8FEF"/>
    <w:rsid w:val="5B163610"/>
    <w:rsid w:val="5B64B8B4"/>
    <w:rsid w:val="5BA37DED"/>
    <w:rsid w:val="5BCB7133"/>
    <w:rsid w:val="5C6B3BD9"/>
    <w:rsid w:val="5CC26AB9"/>
    <w:rsid w:val="5CE7D0F2"/>
    <w:rsid w:val="5D935505"/>
    <w:rsid w:val="5DDA0EB8"/>
    <w:rsid w:val="5E0A024D"/>
    <w:rsid w:val="5E19E8E4"/>
    <w:rsid w:val="5E652B86"/>
    <w:rsid w:val="5F2EC0BF"/>
    <w:rsid w:val="5F49B921"/>
    <w:rsid w:val="5F5F2D70"/>
    <w:rsid w:val="5FA644D6"/>
    <w:rsid w:val="5FCB6AFD"/>
    <w:rsid w:val="602FD7AA"/>
    <w:rsid w:val="60E59515"/>
    <w:rsid w:val="6129AB90"/>
    <w:rsid w:val="612AB342"/>
    <w:rsid w:val="613BBB48"/>
    <w:rsid w:val="6198F3A5"/>
    <w:rsid w:val="619E6D20"/>
    <w:rsid w:val="62245C46"/>
    <w:rsid w:val="628CA06D"/>
    <w:rsid w:val="629DBE9E"/>
    <w:rsid w:val="62A6439C"/>
    <w:rsid w:val="62F7BA9D"/>
    <w:rsid w:val="6325D0E4"/>
    <w:rsid w:val="63371653"/>
    <w:rsid w:val="6340575E"/>
    <w:rsid w:val="6355295D"/>
    <w:rsid w:val="64068517"/>
    <w:rsid w:val="6418A250"/>
    <w:rsid w:val="64687A27"/>
    <w:rsid w:val="65616819"/>
    <w:rsid w:val="6564B497"/>
    <w:rsid w:val="65672995"/>
    <w:rsid w:val="6737581E"/>
    <w:rsid w:val="6748ED04"/>
    <w:rsid w:val="67589FD7"/>
    <w:rsid w:val="678B16D4"/>
    <w:rsid w:val="67AF5041"/>
    <w:rsid w:val="67AFC324"/>
    <w:rsid w:val="684A5EF9"/>
    <w:rsid w:val="6885BCF2"/>
    <w:rsid w:val="68E06842"/>
    <w:rsid w:val="693AC7ED"/>
    <w:rsid w:val="6A41B074"/>
    <w:rsid w:val="6A4C6081"/>
    <w:rsid w:val="6A8001E1"/>
    <w:rsid w:val="6ACD723B"/>
    <w:rsid w:val="6B80C633"/>
    <w:rsid w:val="6B9AFFDF"/>
    <w:rsid w:val="6C15AB24"/>
    <w:rsid w:val="6C3E61ED"/>
    <w:rsid w:val="6CB02448"/>
    <w:rsid w:val="6CDF1A48"/>
    <w:rsid w:val="6D80BF5D"/>
    <w:rsid w:val="6E0277B4"/>
    <w:rsid w:val="6E23250C"/>
    <w:rsid w:val="6E60FBA7"/>
    <w:rsid w:val="6EA394B6"/>
    <w:rsid w:val="6EE100D8"/>
    <w:rsid w:val="6F76DA39"/>
    <w:rsid w:val="6F8A8820"/>
    <w:rsid w:val="6FABC446"/>
    <w:rsid w:val="70B7312F"/>
    <w:rsid w:val="70DABDB4"/>
    <w:rsid w:val="7106D730"/>
    <w:rsid w:val="711A327E"/>
    <w:rsid w:val="71376C1A"/>
    <w:rsid w:val="717BA825"/>
    <w:rsid w:val="71A0C65D"/>
    <w:rsid w:val="7224D51E"/>
    <w:rsid w:val="72CA2F6A"/>
    <w:rsid w:val="72E9E447"/>
    <w:rsid w:val="73D888C1"/>
    <w:rsid w:val="73E4FB92"/>
    <w:rsid w:val="74782857"/>
    <w:rsid w:val="74F5BD61"/>
    <w:rsid w:val="75017EBD"/>
    <w:rsid w:val="754951F0"/>
    <w:rsid w:val="75935926"/>
    <w:rsid w:val="767678BA"/>
    <w:rsid w:val="76B26298"/>
    <w:rsid w:val="76B312E4"/>
    <w:rsid w:val="76B65E67"/>
    <w:rsid w:val="7738132C"/>
    <w:rsid w:val="775B14BF"/>
    <w:rsid w:val="775BC262"/>
    <w:rsid w:val="776BCE49"/>
    <w:rsid w:val="77919DF6"/>
    <w:rsid w:val="77F11370"/>
    <w:rsid w:val="780F492B"/>
    <w:rsid w:val="789470B1"/>
    <w:rsid w:val="78D6279E"/>
    <w:rsid w:val="78E43B47"/>
    <w:rsid w:val="79130D6D"/>
    <w:rsid w:val="793105BF"/>
    <w:rsid w:val="7951DD3E"/>
    <w:rsid w:val="79E3EA78"/>
    <w:rsid w:val="79F05EF7"/>
    <w:rsid w:val="7A0A33FC"/>
    <w:rsid w:val="7A637FAF"/>
    <w:rsid w:val="7A9C0F60"/>
    <w:rsid w:val="7AA49DFB"/>
    <w:rsid w:val="7AAB1395"/>
    <w:rsid w:val="7ADD8512"/>
    <w:rsid w:val="7AFC7E10"/>
    <w:rsid w:val="7B1387E4"/>
    <w:rsid w:val="7B99B71C"/>
    <w:rsid w:val="7BB2D1F8"/>
    <w:rsid w:val="7C3D63D4"/>
    <w:rsid w:val="7C86616A"/>
    <w:rsid w:val="7D9A3193"/>
    <w:rsid w:val="7E0DAF03"/>
    <w:rsid w:val="7E16EB41"/>
    <w:rsid w:val="7E4A83ED"/>
    <w:rsid w:val="7E753C63"/>
    <w:rsid w:val="7ECFE997"/>
    <w:rsid w:val="7F26B21A"/>
    <w:rsid w:val="7F6ADF7B"/>
    <w:rsid w:val="7F6EB63A"/>
    <w:rsid w:val="7FB5CAB7"/>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CD15CD"/>
  <w15:docId w15:val="{2D208DEA-2D73-4896-9B11-F07101BC1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004F1096"/>
    <w:pPr>
      <w:numPr>
        <w:numId w:val="22"/>
      </w:numPr>
      <w:ind w:left="0" w:hanging="567"/>
      <w:outlineLvl w:val="0"/>
    </w:pPr>
  </w:style>
  <w:style w:type="paragraph" w:styleId="Heading2">
    <w:name w:val="heading 2"/>
    <w:basedOn w:val="ListParagraph"/>
    <w:next w:val="Normal"/>
    <w:link w:val="Heading2Char"/>
    <w:uiPriority w:val="9"/>
    <w:unhideWhenUsed/>
    <w:qFormat/>
    <w:rsid w:val="007F0999"/>
    <w:pPr>
      <w:numPr>
        <w:numId w:val="21"/>
      </w:numPr>
      <w:pBdr>
        <w:top w:val="nil"/>
        <w:left w:val="nil"/>
        <w:bottom w:val="nil"/>
        <w:right w:val="nil"/>
        <w:between w:val="nil"/>
      </w:pBdr>
      <w:spacing w:line="360" w:lineRule="auto"/>
      <w:jc w:val="both"/>
      <w:outlineLvl w:val="1"/>
    </w:pPr>
    <w:rPr>
      <w:b/>
      <w:color w:val="000000"/>
      <w:lang w:val="id-ID"/>
    </w:rPr>
  </w:style>
  <w:style w:type="paragraph" w:styleId="Heading3">
    <w:name w:val="heading 3"/>
    <w:basedOn w:val="Subtitle"/>
    <w:next w:val="Normal"/>
    <w:link w:val="Heading3Char"/>
    <w:autoRedefine/>
    <w:uiPriority w:val="9"/>
    <w:unhideWhenUsed/>
    <w:qFormat/>
    <w:rsid w:val="002D6215"/>
    <w:pPr>
      <w:numPr>
        <w:ilvl w:val="2"/>
        <w:numId w:val="32"/>
      </w:numPr>
      <w:spacing w:before="320" w:after="80"/>
      <w:outlineLvl w:val="2"/>
    </w:pPr>
    <w:rPr>
      <w:rFonts w:ascii="Times New Roman" w:hAnsi="Times New Roman"/>
      <w:b/>
      <w:color w:val="434343"/>
      <w:sz w:val="24"/>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link w:val="SubtitleChar"/>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F53044"/>
    <w:pPr>
      <w:spacing w:before="100" w:beforeAutospacing="1" w:after="100" w:afterAutospacing="1"/>
    </w:pPr>
    <w:rPr>
      <w:lang w:val="en-GB" w:eastAsia="en-GB"/>
    </w:rPr>
  </w:style>
  <w:style w:type="paragraph" w:styleId="Bibliography">
    <w:name w:val="Bibliography"/>
    <w:basedOn w:val="Normal"/>
    <w:next w:val="Normal"/>
    <w:uiPriority w:val="37"/>
    <w:unhideWhenUsed/>
    <w:rsid w:val="00346613"/>
    <w:pPr>
      <w:spacing w:line="480" w:lineRule="auto"/>
      <w:ind w:left="720" w:hanging="720"/>
    </w:pPr>
  </w:style>
  <w:style w:type="character" w:customStyle="1" w:styleId="Heading1Char">
    <w:name w:val="Heading 1 Char"/>
    <w:basedOn w:val="DefaultParagraphFont"/>
    <w:link w:val="Heading1"/>
    <w:uiPriority w:val="9"/>
    <w:rsid w:val="004F1096"/>
    <w:rPr>
      <w:b/>
      <w:color w:val="000000"/>
      <w:lang w:val="id-ID"/>
    </w:rPr>
  </w:style>
  <w:style w:type="paragraph" w:styleId="Header">
    <w:name w:val="header"/>
    <w:basedOn w:val="Normal"/>
    <w:link w:val="HeaderChar"/>
    <w:uiPriority w:val="99"/>
    <w:unhideWhenUsed/>
    <w:rsid w:val="00A305C3"/>
    <w:pPr>
      <w:tabs>
        <w:tab w:val="center" w:pos="4513"/>
        <w:tab w:val="right" w:pos="9026"/>
      </w:tabs>
    </w:pPr>
  </w:style>
  <w:style w:type="character" w:customStyle="1" w:styleId="HeaderChar">
    <w:name w:val="Header Char"/>
    <w:basedOn w:val="DefaultParagraphFont"/>
    <w:link w:val="Header"/>
    <w:uiPriority w:val="99"/>
    <w:rsid w:val="00A305C3"/>
  </w:style>
  <w:style w:type="paragraph" w:styleId="Footer">
    <w:name w:val="footer"/>
    <w:basedOn w:val="Normal"/>
    <w:link w:val="FooterChar"/>
    <w:uiPriority w:val="99"/>
    <w:unhideWhenUsed/>
    <w:rsid w:val="00A305C3"/>
    <w:pPr>
      <w:tabs>
        <w:tab w:val="center" w:pos="4513"/>
        <w:tab w:val="right" w:pos="9026"/>
      </w:tabs>
    </w:pPr>
  </w:style>
  <w:style w:type="character" w:customStyle="1" w:styleId="FooterChar">
    <w:name w:val="Footer Char"/>
    <w:basedOn w:val="DefaultParagraphFont"/>
    <w:link w:val="Footer"/>
    <w:uiPriority w:val="99"/>
    <w:rsid w:val="00A305C3"/>
  </w:style>
  <w:style w:type="paragraph" w:styleId="ListParagraph">
    <w:name w:val="List Paragraph"/>
    <w:basedOn w:val="Normal"/>
    <w:uiPriority w:val="34"/>
    <w:qFormat/>
    <w:rsid w:val="00133426"/>
    <w:pPr>
      <w:ind w:left="720"/>
      <w:contextualSpacing/>
    </w:pPr>
  </w:style>
  <w:style w:type="table" w:styleId="TableGrid">
    <w:name w:val="Table Grid"/>
    <w:basedOn w:val="TableNormal"/>
    <w:uiPriority w:val="39"/>
    <w:rsid w:val="00F816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B622B"/>
    <w:pPr>
      <w:spacing w:after="200"/>
    </w:pPr>
    <w:rPr>
      <w:i/>
      <w:iCs/>
      <w:color w:val="1F497D" w:themeColor="text2"/>
      <w:sz w:val="18"/>
      <w:szCs w:val="18"/>
    </w:rPr>
  </w:style>
  <w:style w:type="paragraph" w:styleId="BodyText">
    <w:name w:val="Body Text"/>
    <w:basedOn w:val="Normal"/>
    <w:link w:val="BodyTextChar"/>
    <w:uiPriority w:val="1"/>
    <w:semiHidden/>
    <w:unhideWhenUsed/>
    <w:qFormat/>
    <w:rsid w:val="00C972DE"/>
    <w:pPr>
      <w:widowControl w:val="0"/>
      <w:autoSpaceDE w:val="0"/>
      <w:autoSpaceDN w:val="0"/>
      <w:adjustRightInd w:val="0"/>
    </w:pPr>
    <w:rPr>
      <w:rFonts w:eastAsiaTheme="minorEastAsia"/>
      <w:lang w:val="en-ID"/>
      <w14:ligatures w14:val="standardContextual"/>
    </w:rPr>
  </w:style>
  <w:style w:type="character" w:customStyle="1" w:styleId="BodyTextChar">
    <w:name w:val="Body Text Char"/>
    <w:basedOn w:val="DefaultParagraphFont"/>
    <w:link w:val="BodyText"/>
    <w:uiPriority w:val="1"/>
    <w:semiHidden/>
    <w:rsid w:val="00C972DE"/>
    <w:rPr>
      <w:rFonts w:eastAsiaTheme="minorEastAsia"/>
      <w:lang w:val="en-ID"/>
      <w14:ligatures w14:val="standardContextual"/>
    </w:rPr>
  </w:style>
  <w:style w:type="paragraph" w:styleId="TOC3">
    <w:name w:val="toc 3"/>
    <w:basedOn w:val="Normal"/>
    <w:next w:val="Normal"/>
    <w:autoRedefine/>
    <w:uiPriority w:val="39"/>
    <w:semiHidden/>
    <w:unhideWhenUsed/>
    <w:rsid w:val="00006CE9"/>
    <w:pPr>
      <w:spacing w:after="100"/>
      <w:ind w:left="480"/>
    </w:pPr>
  </w:style>
  <w:style w:type="character" w:customStyle="1" w:styleId="SubtitleChar">
    <w:name w:val="Subtitle Char"/>
    <w:basedOn w:val="DefaultParagraphFont"/>
    <w:link w:val="Subtitle"/>
    <w:uiPriority w:val="11"/>
    <w:rsid w:val="00006CE9"/>
    <w:rPr>
      <w:rFonts w:ascii="Arial" w:eastAsia="Arial" w:hAnsi="Arial" w:cs="Arial"/>
      <w:color w:val="666666"/>
      <w:sz w:val="30"/>
      <w:szCs w:val="30"/>
    </w:rPr>
  </w:style>
  <w:style w:type="character" w:customStyle="1" w:styleId="Heading3Char">
    <w:name w:val="Heading 3 Char"/>
    <w:basedOn w:val="SubtitleChar"/>
    <w:link w:val="Heading3"/>
    <w:uiPriority w:val="9"/>
    <w:rsid w:val="002D6215"/>
    <w:rPr>
      <w:rFonts w:ascii="Arial" w:eastAsia="Arial" w:hAnsi="Arial" w:cs="Arial"/>
      <w:b/>
      <w:color w:val="434343"/>
      <w:sz w:val="30"/>
      <w:szCs w:val="28"/>
      <w:lang w:val="en-GB"/>
    </w:rPr>
  </w:style>
  <w:style w:type="character" w:customStyle="1" w:styleId="Heading2Char">
    <w:name w:val="Heading 2 Char"/>
    <w:basedOn w:val="DefaultParagraphFont"/>
    <w:link w:val="Heading2"/>
    <w:uiPriority w:val="9"/>
    <w:rsid w:val="002D6215"/>
    <w:rPr>
      <w:b/>
      <w:color w:val="000000"/>
      <w:lang w:val="id-ID"/>
    </w:rPr>
  </w:style>
  <w:style w:type="character" w:styleId="CommentReference">
    <w:name w:val="annotation reference"/>
    <w:basedOn w:val="DefaultParagraphFont"/>
    <w:uiPriority w:val="99"/>
    <w:semiHidden/>
    <w:unhideWhenUsed/>
    <w:rsid w:val="001E7F9F"/>
    <w:rPr>
      <w:sz w:val="16"/>
      <w:szCs w:val="16"/>
    </w:rPr>
  </w:style>
  <w:style w:type="paragraph" w:styleId="CommentText">
    <w:name w:val="annotation text"/>
    <w:basedOn w:val="Normal"/>
    <w:link w:val="CommentTextChar"/>
    <w:uiPriority w:val="99"/>
    <w:semiHidden/>
    <w:unhideWhenUsed/>
    <w:rsid w:val="001E7F9F"/>
    <w:rPr>
      <w:sz w:val="20"/>
      <w:szCs w:val="20"/>
    </w:rPr>
  </w:style>
  <w:style w:type="character" w:customStyle="1" w:styleId="CommentTextChar">
    <w:name w:val="Comment Text Char"/>
    <w:basedOn w:val="DefaultParagraphFont"/>
    <w:link w:val="CommentText"/>
    <w:uiPriority w:val="99"/>
    <w:semiHidden/>
    <w:rsid w:val="001E7F9F"/>
    <w:rPr>
      <w:sz w:val="20"/>
      <w:szCs w:val="20"/>
    </w:rPr>
  </w:style>
  <w:style w:type="paragraph" w:styleId="CommentSubject">
    <w:name w:val="annotation subject"/>
    <w:basedOn w:val="CommentText"/>
    <w:next w:val="CommentText"/>
    <w:link w:val="CommentSubjectChar"/>
    <w:uiPriority w:val="99"/>
    <w:semiHidden/>
    <w:unhideWhenUsed/>
    <w:rsid w:val="001E7F9F"/>
    <w:rPr>
      <w:b/>
      <w:bCs/>
    </w:rPr>
  </w:style>
  <w:style w:type="character" w:customStyle="1" w:styleId="CommentSubjectChar">
    <w:name w:val="Comment Subject Char"/>
    <w:basedOn w:val="CommentTextChar"/>
    <w:link w:val="CommentSubject"/>
    <w:uiPriority w:val="99"/>
    <w:semiHidden/>
    <w:rsid w:val="001E7F9F"/>
    <w:rPr>
      <w:b/>
      <w:bCs/>
      <w:sz w:val="20"/>
      <w:szCs w:val="20"/>
    </w:rPr>
  </w:style>
  <w:style w:type="paragraph" w:customStyle="1" w:styleId="pf0">
    <w:name w:val="pf0"/>
    <w:basedOn w:val="Normal"/>
    <w:rsid w:val="00433F3F"/>
    <w:pPr>
      <w:spacing w:before="100" w:beforeAutospacing="1" w:after="100" w:afterAutospacing="1"/>
    </w:pPr>
    <w:rPr>
      <w:lang w:val="en-ID"/>
    </w:rPr>
  </w:style>
  <w:style w:type="character" w:customStyle="1" w:styleId="cf01">
    <w:name w:val="cf01"/>
    <w:basedOn w:val="DefaultParagraphFont"/>
    <w:rsid w:val="00433F3F"/>
    <w:rPr>
      <w:rFonts w:ascii="Segoe UI" w:hAnsi="Segoe UI" w:cs="Segoe UI" w:hint="default"/>
      <w:sz w:val="18"/>
      <w:szCs w:val="18"/>
    </w:rPr>
  </w:style>
  <w:style w:type="character" w:customStyle="1" w:styleId="cf21">
    <w:name w:val="cf21"/>
    <w:basedOn w:val="DefaultParagraphFont"/>
    <w:rsid w:val="00433F3F"/>
    <w:rPr>
      <w:rFonts w:ascii="Segoe UI" w:hAnsi="Segoe UI" w:cs="Segoe UI" w:hint="default"/>
      <w:i/>
      <w:iCs/>
      <w:sz w:val="18"/>
      <w:szCs w:val="18"/>
    </w:rPr>
  </w:style>
  <w:style w:type="character" w:customStyle="1" w:styleId="cf31">
    <w:name w:val="cf31"/>
    <w:basedOn w:val="DefaultParagraphFont"/>
    <w:rsid w:val="00433F3F"/>
    <w:rPr>
      <w:rFonts w:ascii="Segoe UI" w:hAnsi="Segoe UI" w:cs="Segoe UI" w:hint="default"/>
      <w:color w:val="212121"/>
      <w:sz w:val="18"/>
      <w:szCs w:val="18"/>
      <w:shd w:val="clear" w:color="auto" w:fill="FFFFFF"/>
    </w:rPr>
  </w:style>
  <w:style w:type="character" w:customStyle="1" w:styleId="cf41">
    <w:name w:val="cf41"/>
    <w:basedOn w:val="DefaultParagraphFont"/>
    <w:rsid w:val="00433F3F"/>
    <w:rPr>
      <w:rFonts w:ascii="Segoe UI" w:hAnsi="Segoe UI" w:cs="Segoe UI" w:hint="default"/>
      <w:b/>
      <w:bCs/>
      <w:sz w:val="18"/>
      <w:szCs w:val="18"/>
    </w:rPr>
  </w:style>
  <w:style w:type="character" w:customStyle="1" w:styleId="cf51">
    <w:name w:val="cf51"/>
    <w:basedOn w:val="DefaultParagraphFont"/>
    <w:rsid w:val="00433F3F"/>
    <w:rPr>
      <w:rFonts w:ascii="Segoe UI" w:hAnsi="Segoe UI" w:cs="Segoe UI" w:hint="default"/>
      <w:i/>
      <w:iCs/>
      <w:color w:val="212121"/>
      <w:sz w:val="18"/>
      <w:szCs w:val="18"/>
      <w:shd w:val="clear" w:color="auto" w:fill="FFFFFF"/>
    </w:rPr>
  </w:style>
  <w:style w:type="paragraph" w:styleId="Revision">
    <w:name w:val="Revision"/>
    <w:hidden/>
    <w:uiPriority w:val="99"/>
    <w:semiHidden/>
    <w:rsid w:val="00F20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607331">
      <w:bodyDiv w:val="1"/>
      <w:marLeft w:val="0"/>
      <w:marRight w:val="0"/>
      <w:marTop w:val="0"/>
      <w:marBottom w:val="0"/>
      <w:divBdr>
        <w:top w:val="none" w:sz="0" w:space="0" w:color="auto"/>
        <w:left w:val="none" w:sz="0" w:space="0" w:color="auto"/>
        <w:bottom w:val="none" w:sz="0" w:space="0" w:color="auto"/>
        <w:right w:val="none" w:sz="0" w:space="0" w:color="auto"/>
      </w:divBdr>
      <w:divsChild>
        <w:div w:id="97257646">
          <w:marLeft w:val="0"/>
          <w:marRight w:val="0"/>
          <w:marTop w:val="0"/>
          <w:marBottom w:val="0"/>
          <w:divBdr>
            <w:top w:val="none" w:sz="0" w:space="0" w:color="auto"/>
            <w:left w:val="none" w:sz="0" w:space="0" w:color="auto"/>
            <w:bottom w:val="none" w:sz="0" w:space="0" w:color="auto"/>
            <w:right w:val="none" w:sz="0" w:space="0" w:color="auto"/>
          </w:divBdr>
          <w:divsChild>
            <w:div w:id="553279611">
              <w:marLeft w:val="0"/>
              <w:marRight w:val="0"/>
              <w:marTop w:val="0"/>
              <w:marBottom w:val="0"/>
              <w:divBdr>
                <w:top w:val="none" w:sz="0" w:space="0" w:color="auto"/>
                <w:left w:val="none" w:sz="0" w:space="0" w:color="auto"/>
                <w:bottom w:val="none" w:sz="0" w:space="0" w:color="auto"/>
                <w:right w:val="none" w:sz="0" w:space="0" w:color="auto"/>
              </w:divBdr>
              <w:divsChild>
                <w:div w:id="305746954">
                  <w:marLeft w:val="0"/>
                  <w:marRight w:val="0"/>
                  <w:marTop w:val="0"/>
                  <w:marBottom w:val="0"/>
                  <w:divBdr>
                    <w:top w:val="none" w:sz="0" w:space="0" w:color="auto"/>
                    <w:left w:val="none" w:sz="0" w:space="0" w:color="auto"/>
                    <w:bottom w:val="none" w:sz="0" w:space="0" w:color="auto"/>
                    <w:right w:val="none" w:sz="0" w:space="0" w:color="auto"/>
                  </w:divBdr>
                  <w:divsChild>
                    <w:div w:id="1353413330">
                      <w:marLeft w:val="0"/>
                      <w:marRight w:val="0"/>
                      <w:marTop w:val="0"/>
                      <w:marBottom w:val="0"/>
                      <w:divBdr>
                        <w:top w:val="none" w:sz="0" w:space="0" w:color="auto"/>
                        <w:left w:val="none" w:sz="0" w:space="0" w:color="auto"/>
                        <w:bottom w:val="none" w:sz="0" w:space="0" w:color="auto"/>
                        <w:right w:val="none" w:sz="0" w:space="0" w:color="auto"/>
                      </w:divBdr>
                      <w:divsChild>
                        <w:div w:id="116073029">
                          <w:marLeft w:val="0"/>
                          <w:marRight w:val="0"/>
                          <w:marTop w:val="0"/>
                          <w:marBottom w:val="0"/>
                          <w:divBdr>
                            <w:top w:val="none" w:sz="0" w:space="0" w:color="auto"/>
                            <w:left w:val="none" w:sz="0" w:space="0" w:color="auto"/>
                            <w:bottom w:val="none" w:sz="0" w:space="0" w:color="auto"/>
                            <w:right w:val="none" w:sz="0" w:space="0" w:color="auto"/>
                          </w:divBdr>
                          <w:divsChild>
                            <w:div w:id="2123185073">
                              <w:marLeft w:val="0"/>
                              <w:marRight w:val="0"/>
                              <w:marTop w:val="0"/>
                              <w:marBottom w:val="0"/>
                              <w:divBdr>
                                <w:top w:val="none" w:sz="0" w:space="0" w:color="auto"/>
                                <w:left w:val="none" w:sz="0" w:space="0" w:color="auto"/>
                                <w:bottom w:val="none" w:sz="0" w:space="0" w:color="auto"/>
                                <w:right w:val="none" w:sz="0" w:space="0" w:color="auto"/>
                              </w:divBdr>
                              <w:divsChild>
                                <w:div w:id="1682395488">
                                  <w:marLeft w:val="0"/>
                                  <w:marRight w:val="0"/>
                                  <w:marTop w:val="0"/>
                                  <w:marBottom w:val="0"/>
                                  <w:divBdr>
                                    <w:top w:val="none" w:sz="0" w:space="0" w:color="auto"/>
                                    <w:left w:val="none" w:sz="0" w:space="0" w:color="auto"/>
                                    <w:bottom w:val="none" w:sz="0" w:space="0" w:color="auto"/>
                                    <w:right w:val="none" w:sz="0" w:space="0" w:color="auto"/>
                                  </w:divBdr>
                                  <w:divsChild>
                                    <w:div w:id="589971930">
                                      <w:marLeft w:val="0"/>
                                      <w:marRight w:val="0"/>
                                      <w:marTop w:val="0"/>
                                      <w:marBottom w:val="0"/>
                                      <w:divBdr>
                                        <w:top w:val="none" w:sz="0" w:space="0" w:color="auto"/>
                                        <w:left w:val="none" w:sz="0" w:space="0" w:color="auto"/>
                                        <w:bottom w:val="none" w:sz="0" w:space="0" w:color="auto"/>
                                        <w:right w:val="none" w:sz="0" w:space="0" w:color="auto"/>
                                      </w:divBdr>
                                      <w:divsChild>
                                        <w:div w:id="639043208">
                                          <w:marLeft w:val="0"/>
                                          <w:marRight w:val="0"/>
                                          <w:marTop w:val="0"/>
                                          <w:marBottom w:val="0"/>
                                          <w:divBdr>
                                            <w:top w:val="none" w:sz="0" w:space="0" w:color="auto"/>
                                            <w:left w:val="none" w:sz="0" w:space="0" w:color="auto"/>
                                            <w:bottom w:val="none" w:sz="0" w:space="0" w:color="auto"/>
                                            <w:right w:val="none" w:sz="0" w:space="0" w:color="auto"/>
                                          </w:divBdr>
                                          <w:divsChild>
                                            <w:div w:id="389501055">
                                              <w:marLeft w:val="0"/>
                                              <w:marRight w:val="0"/>
                                              <w:marTop w:val="0"/>
                                              <w:marBottom w:val="0"/>
                                              <w:divBdr>
                                                <w:top w:val="none" w:sz="0" w:space="0" w:color="auto"/>
                                                <w:left w:val="none" w:sz="0" w:space="0" w:color="auto"/>
                                                <w:bottom w:val="none" w:sz="0" w:space="0" w:color="auto"/>
                                                <w:right w:val="none" w:sz="0" w:space="0" w:color="auto"/>
                                              </w:divBdr>
                                              <w:divsChild>
                                                <w:div w:id="1256479154">
                                                  <w:marLeft w:val="0"/>
                                                  <w:marRight w:val="0"/>
                                                  <w:marTop w:val="0"/>
                                                  <w:marBottom w:val="0"/>
                                                  <w:divBdr>
                                                    <w:top w:val="none" w:sz="0" w:space="0" w:color="auto"/>
                                                    <w:left w:val="none" w:sz="0" w:space="0" w:color="auto"/>
                                                    <w:bottom w:val="none" w:sz="0" w:space="0" w:color="auto"/>
                                                    <w:right w:val="none" w:sz="0" w:space="0" w:color="auto"/>
                                                  </w:divBdr>
                                                  <w:divsChild>
                                                    <w:div w:id="858157396">
                                                      <w:marLeft w:val="0"/>
                                                      <w:marRight w:val="0"/>
                                                      <w:marTop w:val="0"/>
                                                      <w:marBottom w:val="0"/>
                                                      <w:divBdr>
                                                        <w:top w:val="none" w:sz="0" w:space="0" w:color="auto"/>
                                                        <w:left w:val="none" w:sz="0" w:space="0" w:color="auto"/>
                                                        <w:bottom w:val="none" w:sz="0" w:space="0" w:color="auto"/>
                                                        <w:right w:val="none" w:sz="0" w:space="0" w:color="auto"/>
                                                      </w:divBdr>
                                                      <w:divsChild>
                                                        <w:div w:id="1825850367">
                                                          <w:marLeft w:val="0"/>
                                                          <w:marRight w:val="0"/>
                                                          <w:marTop w:val="0"/>
                                                          <w:marBottom w:val="0"/>
                                                          <w:divBdr>
                                                            <w:top w:val="none" w:sz="0" w:space="0" w:color="auto"/>
                                                            <w:left w:val="none" w:sz="0" w:space="0" w:color="auto"/>
                                                            <w:bottom w:val="none" w:sz="0" w:space="0" w:color="auto"/>
                                                            <w:right w:val="none" w:sz="0" w:space="0" w:color="auto"/>
                                                          </w:divBdr>
                                                          <w:divsChild>
                                                            <w:div w:id="11406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3157882">
      <w:bodyDiv w:val="1"/>
      <w:marLeft w:val="0"/>
      <w:marRight w:val="0"/>
      <w:marTop w:val="0"/>
      <w:marBottom w:val="0"/>
      <w:divBdr>
        <w:top w:val="none" w:sz="0" w:space="0" w:color="auto"/>
        <w:left w:val="none" w:sz="0" w:space="0" w:color="auto"/>
        <w:bottom w:val="none" w:sz="0" w:space="0" w:color="auto"/>
        <w:right w:val="none" w:sz="0" w:space="0" w:color="auto"/>
      </w:divBdr>
    </w:div>
    <w:div w:id="959342721">
      <w:bodyDiv w:val="1"/>
      <w:marLeft w:val="0"/>
      <w:marRight w:val="0"/>
      <w:marTop w:val="0"/>
      <w:marBottom w:val="0"/>
      <w:divBdr>
        <w:top w:val="none" w:sz="0" w:space="0" w:color="auto"/>
        <w:left w:val="none" w:sz="0" w:space="0" w:color="auto"/>
        <w:bottom w:val="none" w:sz="0" w:space="0" w:color="auto"/>
        <w:right w:val="none" w:sz="0" w:space="0" w:color="auto"/>
      </w:divBdr>
    </w:div>
    <w:div w:id="1118329145">
      <w:bodyDiv w:val="1"/>
      <w:marLeft w:val="0"/>
      <w:marRight w:val="0"/>
      <w:marTop w:val="0"/>
      <w:marBottom w:val="0"/>
      <w:divBdr>
        <w:top w:val="none" w:sz="0" w:space="0" w:color="auto"/>
        <w:left w:val="none" w:sz="0" w:space="0" w:color="auto"/>
        <w:bottom w:val="none" w:sz="0" w:space="0" w:color="auto"/>
        <w:right w:val="none" w:sz="0" w:space="0" w:color="auto"/>
      </w:divBdr>
    </w:div>
    <w:div w:id="1772119308">
      <w:bodyDiv w:val="1"/>
      <w:marLeft w:val="0"/>
      <w:marRight w:val="0"/>
      <w:marTop w:val="0"/>
      <w:marBottom w:val="0"/>
      <w:divBdr>
        <w:top w:val="none" w:sz="0" w:space="0" w:color="auto"/>
        <w:left w:val="none" w:sz="0" w:space="0" w:color="auto"/>
        <w:bottom w:val="none" w:sz="0" w:space="0" w:color="auto"/>
        <w:right w:val="none" w:sz="0" w:space="0" w:color="auto"/>
      </w:divBdr>
    </w:div>
    <w:div w:id="1839618002">
      <w:bodyDiv w:val="1"/>
      <w:marLeft w:val="0"/>
      <w:marRight w:val="0"/>
      <w:marTop w:val="0"/>
      <w:marBottom w:val="0"/>
      <w:divBdr>
        <w:top w:val="none" w:sz="0" w:space="0" w:color="auto"/>
        <w:left w:val="none" w:sz="0" w:space="0" w:color="auto"/>
        <w:bottom w:val="none" w:sz="0" w:space="0" w:color="auto"/>
        <w:right w:val="none" w:sz="0" w:space="0" w:color="auto"/>
      </w:divBdr>
    </w:div>
    <w:div w:id="1841695449">
      <w:bodyDiv w:val="1"/>
      <w:marLeft w:val="0"/>
      <w:marRight w:val="0"/>
      <w:marTop w:val="0"/>
      <w:marBottom w:val="0"/>
      <w:divBdr>
        <w:top w:val="none" w:sz="0" w:space="0" w:color="auto"/>
        <w:left w:val="none" w:sz="0" w:space="0" w:color="auto"/>
        <w:bottom w:val="none" w:sz="0" w:space="0" w:color="auto"/>
        <w:right w:val="none" w:sz="0" w:space="0" w:color="auto"/>
      </w:divBdr>
      <w:divsChild>
        <w:div w:id="725682429">
          <w:marLeft w:val="0"/>
          <w:marRight w:val="0"/>
          <w:marTop w:val="0"/>
          <w:marBottom w:val="0"/>
          <w:divBdr>
            <w:top w:val="none" w:sz="0" w:space="0" w:color="auto"/>
            <w:left w:val="none" w:sz="0" w:space="0" w:color="auto"/>
            <w:bottom w:val="none" w:sz="0" w:space="0" w:color="auto"/>
            <w:right w:val="none" w:sz="0" w:space="0" w:color="auto"/>
          </w:divBdr>
        </w:div>
        <w:div w:id="1608734892">
          <w:marLeft w:val="0"/>
          <w:marRight w:val="0"/>
          <w:marTop w:val="0"/>
          <w:marBottom w:val="0"/>
          <w:divBdr>
            <w:top w:val="none" w:sz="0" w:space="0" w:color="auto"/>
            <w:left w:val="none" w:sz="0" w:space="0" w:color="auto"/>
            <w:bottom w:val="none" w:sz="0" w:space="0" w:color="auto"/>
            <w:right w:val="none" w:sz="0" w:space="0" w:color="auto"/>
          </w:divBdr>
        </w:div>
      </w:divsChild>
    </w:div>
    <w:div w:id="1952400327">
      <w:bodyDiv w:val="1"/>
      <w:marLeft w:val="0"/>
      <w:marRight w:val="0"/>
      <w:marTop w:val="0"/>
      <w:marBottom w:val="0"/>
      <w:divBdr>
        <w:top w:val="none" w:sz="0" w:space="0" w:color="auto"/>
        <w:left w:val="none" w:sz="0" w:space="0" w:color="auto"/>
        <w:bottom w:val="none" w:sz="0" w:space="0" w:color="auto"/>
        <w:right w:val="none" w:sz="0" w:space="0" w:color="auto"/>
      </w:divBdr>
    </w:div>
    <w:div w:id="1999653935">
      <w:bodyDiv w:val="1"/>
      <w:marLeft w:val="0"/>
      <w:marRight w:val="0"/>
      <w:marTop w:val="0"/>
      <w:marBottom w:val="0"/>
      <w:divBdr>
        <w:top w:val="none" w:sz="0" w:space="0" w:color="auto"/>
        <w:left w:val="none" w:sz="0" w:space="0" w:color="auto"/>
        <w:bottom w:val="none" w:sz="0" w:space="0" w:color="auto"/>
        <w:right w:val="none" w:sz="0" w:space="0" w:color="auto"/>
      </w:divBdr>
    </w:div>
    <w:div w:id="2011910582">
      <w:bodyDiv w:val="1"/>
      <w:marLeft w:val="0"/>
      <w:marRight w:val="0"/>
      <w:marTop w:val="0"/>
      <w:marBottom w:val="0"/>
      <w:divBdr>
        <w:top w:val="none" w:sz="0" w:space="0" w:color="auto"/>
        <w:left w:val="none" w:sz="0" w:space="0" w:color="auto"/>
        <w:bottom w:val="none" w:sz="0" w:space="0" w:color="auto"/>
        <w:right w:val="none" w:sz="0" w:space="0" w:color="auto"/>
      </w:divBdr>
    </w:div>
    <w:div w:id="2027977999">
      <w:bodyDiv w:val="1"/>
      <w:marLeft w:val="0"/>
      <w:marRight w:val="0"/>
      <w:marTop w:val="0"/>
      <w:marBottom w:val="0"/>
      <w:divBdr>
        <w:top w:val="none" w:sz="0" w:space="0" w:color="auto"/>
        <w:left w:val="none" w:sz="0" w:space="0" w:color="auto"/>
        <w:bottom w:val="none" w:sz="0" w:space="0" w:color="auto"/>
        <w:right w:val="none" w:sz="0" w:space="0" w:color="auto"/>
      </w:divBdr>
    </w:div>
    <w:div w:id="2070032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A95B4-5203-7D4C-AE36-314CD3D38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24</Pages>
  <Words>4762</Words>
  <Characters>27145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Doni Donizetta Daffa Aqilla Harley (23113499)</dc:creator>
  <cp:keywords/>
  <cp:lastModifiedBy>Nerawati Rahma Harli</cp:lastModifiedBy>
  <cp:revision>202</cp:revision>
  <dcterms:created xsi:type="dcterms:W3CDTF">2024-06-08T03:00:00Z</dcterms:created>
  <dcterms:modified xsi:type="dcterms:W3CDTF">2024-06-08T04:00:00Z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vOubx2Ulf4VHqz6hVt7WT_3">
    <vt:lpwstr>vent-place":"Jakarta","language":"id","publisher-place":"Jakarta","title":"Masa Depan Mobil Listrik Indonesia - Analisis Data Katadata","URL":"https://katadata.co.id/jeany/analisisdata/619b5c2f1f4ec/masa-depan-mobil-listrik-indonesia","author":[{"family":</vt:lpwstr>
  </property>
  <property fmtid="{D5CDD505-2E9C-101B-9397-08002B2CF9AE}" pid="3" name="ZOTERO_BREF_vOubx2Ulf4VHqz6hVt7WT_4">
    <vt:lpwstr>"Zaenuddin","given":"Muhammad"}],"accessed":{"date-parts":[["2023",12,26]]},"issued":{"date-parts":[["2023"]]}}}],"schema":"https://github.com/citation-style-language/schema/raw/master/csl-citation.json"}</vt:lpwstr>
  </property>
  <property fmtid="{D5CDD505-2E9C-101B-9397-08002B2CF9AE}" pid="4" name="ZOTERO_BREF_vOubx2Ulf4VHqz6hVt7WT_1">
    <vt:lpwstr>ZOTERO_ITEM CSL_CITATION {"citationID":"a1eg72mgs3e","properties":{"formattedCitation":"\\uldash{(Zaenuddin 2023)}","plainCitation":"(Zaenuddin 2023)","noteIndex":0},"citationItems":[{"id":3952,"uris":["http://zotero.org/users/8240102/items/AFPKRRUZ"],"it</vt:lpwstr>
  </property>
  <property fmtid="{D5CDD505-2E9C-101B-9397-08002B2CF9AE}" pid="5" name="GrammarlyDocumentId">
    <vt:lpwstr>7a3216b5a8334d9dfc143e3e3e661aeee8ac53573308e256a7f0d676ba6c76b5</vt:lpwstr>
  </property>
  <property fmtid="{D5CDD505-2E9C-101B-9397-08002B2CF9AE}" pid="6" name="ZOTERO_BREF_vOubx2Ulf4VHqz6hVt7WT_2">
    <vt:lpwstr>emData":{"id":3952,"type":"article-newspaper","abstract":"Biodiesel Listrik: Kendaraan listrik berpeluang berkembang pesat di Indonesia. Penjualan, pemanfaatan, hingga pengembangan teknologi jenis kendaraan ini diprediksi akan meningkat di masa depan.","e</vt:lpwstr>
  </property>
  <property fmtid="{D5CDD505-2E9C-101B-9397-08002B2CF9AE}" pid="7" name="ZOTERO_PREF_1">
    <vt:lpwstr>&lt;data data-version="3" zotero-version="6.0.30"&gt;&lt;session id="OlhfJpJC"/&gt;&lt;style id="http://www.zotero.org/styles/apa" locale="en-US" hasBibliography="1" bibliographyStyleHasBeenSet="1"/&gt;&lt;prefs&gt;&lt;pref name="fieldType" value="Field"/&gt;&lt;pref name="automaticJourn</vt:lpwstr>
  </property>
  <property fmtid="{D5CDD505-2E9C-101B-9397-08002B2CF9AE}" pid="8" name="ZOTERO_PREF_2">
    <vt:lpwstr>alAbbreviations" value="true"/&gt;&lt;pref name="delayCitationUpdates" value="true"/&gt;&lt;/prefs&gt;&lt;/data&gt;</vt:lpwstr>
  </property>
</Properties>
</file>